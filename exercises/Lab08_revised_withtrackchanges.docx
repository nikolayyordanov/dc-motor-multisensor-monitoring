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9FC65" w14:textId="77777777" w:rsidR="00105715" w:rsidRPr="000212D8" w:rsidRDefault="00821C45">
      <w:pPr>
        <w:keepNext/>
        <w:spacing w:after="120"/>
        <w:jc w:val="center"/>
        <w:rPr>
          <w:lang w:val="bg-BG"/>
        </w:rPr>
      </w:pPr>
      <w:r w:rsidRPr="000212D8">
        <w:rPr>
          <w:sz w:val="30"/>
          <w:lang w:val="bg-BG"/>
        </w:rPr>
        <w:t>ЛАБОРАТОРНО УПРАЖНЕНИЕ № 8</w:t>
      </w:r>
    </w:p>
    <w:p w14:paraId="55C46BAF" w14:textId="77777777" w:rsidR="009B53ED" w:rsidRPr="000212D8" w:rsidRDefault="00D536E6" w:rsidP="00D536E6">
      <w:pPr>
        <w:keepNext/>
        <w:spacing w:before="180" w:after="80"/>
        <w:ind w:firstLine="709"/>
        <w:jc w:val="center"/>
        <w:rPr>
          <w:b/>
          <w:sz w:val="34"/>
          <w:lang w:val="bg-BG"/>
        </w:rPr>
      </w:pPr>
      <w:r w:rsidRPr="000212D8">
        <w:rPr>
          <w:b/>
          <w:sz w:val="34"/>
          <w:lang w:val="bg-BG"/>
        </w:rPr>
        <w:t>МОНИТОР</w:t>
      </w:r>
      <w:r w:rsidR="009B53ED" w:rsidRPr="000212D8">
        <w:rPr>
          <w:b/>
          <w:sz w:val="34"/>
          <w:lang w:val="bg-BG"/>
        </w:rPr>
        <w:t>ИНГ И ДИАГНОСТИКА НА СИСТЕМА ЗА</w:t>
      </w:r>
    </w:p>
    <w:p w14:paraId="6B63ECDE" w14:textId="77777777" w:rsidR="00D536E6" w:rsidRPr="000212D8" w:rsidRDefault="00D536E6" w:rsidP="00D536E6">
      <w:pPr>
        <w:keepNext/>
        <w:spacing w:before="180" w:after="80"/>
        <w:ind w:firstLine="709"/>
        <w:jc w:val="center"/>
        <w:rPr>
          <w:b/>
          <w:sz w:val="34"/>
          <w:lang w:val="bg-BG"/>
        </w:rPr>
      </w:pPr>
      <w:r w:rsidRPr="000212D8">
        <w:rPr>
          <w:b/>
          <w:sz w:val="34"/>
          <w:lang w:val="bg-BG"/>
        </w:rPr>
        <w:t>ЕЛЕКТРОЗАДВИЖВАНЕ ЧРЕЗ АНАЛИЗ НА ТОКА</w:t>
      </w:r>
    </w:p>
    <w:p w14:paraId="7382E7BF" w14:textId="77777777" w:rsidR="00D536E6" w:rsidRPr="000212D8" w:rsidRDefault="00D536E6" w:rsidP="00D536E6">
      <w:pPr>
        <w:keepNext/>
        <w:spacing w:before="180" w:after="80"/>
        <w:ind w:firstLine="709"/>
        <w:jc w:val="center"/>
        <w:rPr>
          <w:b/>
          <w:sz w:val="80"/>
          <w:szCs w:val="80"/>
          <w:lang w:val="bg-BG"/>
        </w:rPr>
      </w:pPr>
    </w:p>
    <w:p w14:paraId="00018832" w14:textId="77777777" w:rsidR="00105715" w:rsidRPr="000212D8" w:rsidRDefault="00821C45">
      <w:pPr>
        <w:keepNext/>
        <w:spacing w:before="180" w:after="80"/>
        <w:ind w:firstLine="709"/>
        <w:rPr>
          <w:lang w:val="bg-BG"/>
        </w:rPr>
      </w:pPr>
      <w:r w:rsidRPr="000212D8">
        <w:rPr>
          <w:b/>
          <w:sz w:val="30"/>
          <w:lang w:val="bg-BG"/>
        </w:rPr>
        <w:t>8.1. Задачи на упражнението</w:t>
      </w:r>
    </w:p>
    <w:p w14:paraId="55D298BD" w14:textId="77777777" w:rsidR="00D536E6" w:rsidRPr="000212D8" w:rsidRDefault="00D536E6" w:rsidP="00D536E6">
      <w:pPr>
        <w:ind w:firstLine="709"/>
        <w:jc w:val="both"/>
        <w:rPr>
          <w:lang w:val="bg-BG"/>
        </w:rPr>
      </w:pPr>
      <w:r w:rsidRPr="000212D8">
        <w:rPr>
          <w:lang w:val="bg-BG"/>
        </w:rPr>
        <w:t>1. Запознаване с изследваната система и измервателната апаратура.</w:t>
      </w:r>
    </w:p>
    <w:p w14:paraId="0B3A7BCF" w14:textId="77777777" w:rsidR="00D536E6" w:rsidRPr="000212D8" w:rsidRDefault="00D536E6" w:rsidP="00D536E6">
      <w:pPr>
        <w:ind w:firstLine="709"/>
        <w:jc w:val="both"/>
        <w:rPr>
          <w:lang w:val="bg-BG"/>
        </w:rPr>
      </w:pPr>
      <w:r w:rsidRPr="000212D8">
        <w:rPr>
          <w:lang w:val="bg-BG"/>
        </w:rPr>
        <w:t>а) принцип на действие на системата с подчинено регулиране по скорост и ток;</w:t>
      </w:r>
    </w:p>
    <w:p w14:paraId="5DAC59D0" w14:textId="77777777" w:rsidR="00D536E6" w:rsidRPr="000212D8" w:rsidRDefault="00D536E6" w:rsidP="00D536E6">
      <w:pPr>
        <w:ind w:firstLine="709"/>
        <w:jc w:val="both"/>
        <w:rPr>
          <w:lang w:val="bg-BG"/>
        </w:rPr>
      </w:pPr>
      <w:r w:rsidRPr="000212D8">
        <w:rPr>
          <w:lang w:val="bg-BG"/>
        </w:rPr>
        <w:t>б) измерване и записване на сигнала, пропорционален на тока на котвата, посредством цифров осцилоскоп.</w:t>
      </w:r>
    </w:p>
    <w:p w14:paraId="37FE6172" w14:textId="77777777" w:rsidR="00D536E6" w:rsidRPr="000212D8" w:rsidRDefault="00D536E6" w:rsidP="00D536E6">
      <w:pPr>
        <w:ind w:firstLine="709"/>
        <w:jc w:val="both"/>
        <w:rPr>
          <w:lang w:val="bg-BG"/>
        </w:rPr>
      </w:pPr>
      <w:r w:rsidRPr="000212D8">
        <w:rPr>
          <w:lang w:val="bg-BG"/>
        </w:rPr>
        <w:t>2. Експериментално изследване на системата.</w:t>
      </w:r>
    </w:p>
    <w:p w14:paraId="34ED26EF" w14:textId="77777777" w:rsidR="00D536E6" w:rsidRPr="000212D8" w:rsidRDefault="00D536E6" w:rsidP="00D536E6">
      <w:pPr>
        <w:ind w:firstLine="709"/>
        <w:jc w:val="both"/>
        <w:rPr>
          <w:lang w:val="bg-BG"/>
        </w:rPr>
      </w:pPr>
      <w:r w:rsidRPr="000212D8">
        <w:rPr>
          <w:lang w:val="bg-BG"/>
        </w:rPr>
        <w:t xml:space="preserve">а) записване на сигнала при </w:t>
      </w:r>
      <w:del w:id="0" w:author="Nikolay Yordanov" w:date="2026-10-22T09:51:00Z" w16du:dateUtc="2026-10-22T06:51:00Z">
        <w:r w:rsidRPr="000212D8">
          <w:rPr>
            <w:lang w:val="bg-BG"/>
          </w:rPr>
          <w:delText>оптимална</w:delText>
        </w:r>
      </w:del>
      <w:ins w:id="1" w:author="Nikolay Yordanov" w:date="2026-10-22T09:51:00Z" w16du:dateUtc="2026-10-22T06:51:00Z">
        <w:r w:rsidRPr="000212D8">
          <w:rPr>
            <w:lang w:val="bg-BG"/>
          </w:rPr>
          <w:t>номинална</w:t>
        </w:r>
      </w:ins>
      <w:r w:rsidRPr="000212D8">
        <w:rPr>
          <w:lang w:val="bg-BG"/>
        </w:rPr>
        <w:t xml:space="preserve"> настройка на регулаторите и различни задания за скорост;</w:t>
      </w:r>
    </w:p>
    <w:p w14:paraId="08FB7479" w14:textId="77777777" w:rsidR="00D536E6" w:rsidRPr="000212D8" w:rsidRDefault="00D536E6" w:rsidP="00D536E6">
      <w:pPr>
        <w:ind w:firstLine="709"/>
        <w:jc w:val="both"/>
        <w:rPr>
          <w:lang w:val="bg-BG"/>
        </w:rPr>
      </w:pPr>
      <w:r w:rsidRPr="000212D8">
        <w:rPr>
          <w:lang w:val="bg-BG"/>
        </w:rPr>
        <w:t>б) записване при разхлабен фундамент и неоптимални настройки на регулаторите при еднакво задание за скорост;</w:t>
      </w:r>
    </w:p>
    <w:p w14:paraId="31AFEAAC" w14:textId="77777777" w:rsidR="00D536E6" w:rsidRPr="000212D8" w:rsidRDefault="00D536E6" w:rsidP="00D536E6">
      <w:pPr>
        <w:ind w:firstLine="709"/>
        <w:jc w:val="both"/>
        <w:rPr>
          <w:lang w:val="bg-BG"/>
        </w:rPr>
      </w:pPr>
      <w:r w:rsidRPr="000212D8">
        <w:rPr>
          <w:lang w:val="bg-BG"/>
        </w:rPr>
        <w:t>в) изследване при периодична промяна на посоката на въртене.</w:t>
      </w:r>
    </w:p>
    <w:p w14:paraId="44CAA279" w14:textId="77777777" w:rsidR="00D536E6" w:rsidRPr="000212D8" w:rsidRDefault="00D536E6" w:rsidP="00D536E6">
      <w:pPr>
        <w:ind w:firstLine="709"/>
        <w:jc w:val="both"/>
        <w:rPr>
          <w:lang w:val="bg-BG"/>
        </w:rPr>
      </w:pPr>
      <w:r w:rsidRPr="000212D8">
        <w:rPr>
          <w:lang w:val="bg-BG"/>
        </w:rPr>
        <w:t>3. Обработка на данните и диагностична оценка.</w:t>
      </w:r>
    </w:p>
    <w:p w14:paraId="2CC7DB91" w14:textId="77777777" w:rsidR="00D536E6" w:rsidRPr="000212D8" w:rsidRDefault="00D536E6" w:rsidP="00D536E6">
      <w:pPr>
        <w:ind w:firstLine="709"/>
        <w:jc w:val="both"/>
        <w:rPr>
          <w:lang w:val="bg-BG"/>
        </w:rPr>
      </w:pPr>
      <w:r w:rsidRPr="000212D8">
        <w:rPr>
          <w:lang w:val="bg-BG"/>
        </w:rPr>
        <w:t>а) представяне на времедиаграмите и амплитудните спектри и определяне на показателите на променливата съставка на сигнала;</w:t>
      </w:r>
    </w:p>
    <w:p w14:paraId="0A3F1AD4" w14:textId="77777777" w:rsidR="00105715" w:rsidRPr="000212D8" w:rsidRDefault="00D536E6" w:rsidP="00D536E6">
      <w:pPr>
        <w:ind w:firstLine="709"/>
        <w:jc w:val="both"/>
        <w:rPr>
          <w:lang w:val="bg-BG"/>
        </w:rPr>
      </w:pPr>
      <w:r w:rsidRPr="000212D8">
        <w:rPr>
          <w:lang w:val="bg-BG"/>
        </w:rPr>
        <w:t>б) сравнение на резултатите при различните състояния и оценяване на възможностите за тяхното разграничаване чрез токов анализ</w:t>
      </w:r>
      <w:r w:rsidR="00821C45" w:rsidRPr="000212D8">
        <w:rPr>
          <w:lang w:val="bg-BG"/>
        </w:rPr>
        <w:t>.</w:t>
      </w:r>
    </w:p>
    <w:p w14:paraId="31F4DFA1" w14:textId="77777777" w:rsidR="00105715" w:rsidRPr="000212D8" w:rsidRDefault="00821C45">
      <w:pPr>
        <w:keepNext/>
        <w:spacing w:before="180" w:after="80"/>
        <w:ind w:firstLine="709"/>
        <w:rPr>
          <w:lang w:val="bg-BG"/>
        </w:rPr>
      </w:pPr>
      <w:r w:rsidRPr="000212D8">
        <w:rPr>
          <w:b/>
          <w:sz w:val="30"/>
          <w:lang w:val="bg-BG"/>
        </w:rPr>
        <w:t>8.2. Теоретични сведения</w:t>
      </w:r>
    </w:p>
    <w:p w14:paraId="1A33E833" w14:textId="77777777" w:rsidR="00095B3B" w:rsidRPr="000212D8" w:rsidRDefault="00095B3B">
      <w:pPr>
        <w:ind w:firstLine="709"/>
        <w:jc w:val="both"/>
        <w:rPr>
          <w:lang w:val="bg-BG"/>
        </w:rPr>
      </w:pPr>
      <w:r w:rsidRPr="000212D8">
        <w:rPr>
          <w:lang w:val="bg-BG"/>
        </w:rPr>
        <w:t xml:space="preserve">Котвеният ток е една от величините, използвани за мониторинг и диагностика на </w:t>
      </w:r>
      <w:del w:id="2" w:author="Nikolay Yordanov" w:date="2026-10-22T09:51:00Z" w16du:dateUtc="2026-10-22T06:51:00Z">
        <w:r w:rsidRPr="000212D8">
          <w:rPr>
            <w:lang w:val="bg-BG"/>
          </w:rPr>
          <w:delText>постояннотокови системите</w:delText>
        </w:r>
      </w:del>
      <w:ins w:id="3" w:author="Nikolay Yordanov" w:date="2026-10-22T09:51:00Z" w16du:dateUtc="2026-10-22T06:51:00Z">
        <w:r w:rsidRPr="000212D8">
          <w:rPr>
            <w:lang w:val="bg-BG"/>
          </w:rPr>
          <w:t>постояннотоковите системи</w:t>
        </w:r>
      </w:ins>
      <w:r w:rsidRPr="000212D8">
        <w:rPr>
          <w:lang w:val="bg-BG"/>
        </w:rPr>
        <w:t xml:space="preserve"> за електрозадвижване. Неговото изменение е свързано с електромагнитния момент, работата на силовия преобразувател и регулаторите. Чрез сравнение на токовите сигнали при еднакви работни условия могат да се установят изменения, съпътстващи неоптимална настройка на управлението, нарушение в механичното закрепване или други неизправности.</w:t>
      </w:r>
    </w:p>
    <w:p w14:paraId="545FB5A8" w14:textId="77777777" w:rsidR="00105715" w:rsidRPr="000212D8" w:rsidRDefault="000C29D7">
      <w:pPr>
        <w:ind w:firstLine="709"/>
        <w:jc w:val="both"/>
        <w:rPr>
          <w:lang w:val="bg-BG"/>
        </w:rPr>
      </w:pPr>
      <w:r w:rsidRPr="000212D8">
        <w:rPr>
          <w:lang w:val="bg-BG"/>
        </w:rPr>
        <w:t>При постоянен магнитен поток уравнението на котвената верига има вида</w:t>
      </w:r>
      <w:r w:rsidR="00821C45" w:rsidRPr="000212D8">
        <w:rPr>
          <w:lang w:val="bg-BG"/>
        </w:rPr>
        <w:t>:</w:t>
      </w:r>
    </w:p>
    <w:p w14:paraId="76C8D2A8" w14:textId="77777777" w:rsidR="00095B3B" w:rsidRPr="000212D8" w:rsidRDefault="00095B3B">
      <w:pPr>
        <w:ind w:firstLine="709"/>
        <w:jc w:val="both"/>
        <w:rPr>
          <w:lang w:val="bg-BG"/>
        </w:rPr>
      </w:pPr>
    </w:p>
    <w:p w14:paraId="11467510" w14:textId="77777777" w:rsidR="00105715" w:rsidRPr="000212D8" w:rsidRDefault="00821C45">
      <w:pPr>
        <w:tabs>
          <w:tab w:val="center" w:pos="4819"/>
        </w:tabs>
        <w:spacing w:before="120" w:after="120"/>
        <w:rPr>
          <w:lang w:val="bg-BG"/>
        </w:rPr>
      </w:pPr>
      <w:r w:rsidRPr="000212D8">
        <w:rPr>
          <w:lang w:val="bg-BG"/>
        </w:rPr>
        <w:t>(8.1)</w:t>
      </w:r>
      <w:r w:rsidRPr="000212D8">
        <w:rPr>
          <w:lang w:val="bg-BG"/>
        </w:rPr>
        <w:tab/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u</m:t>
            </m:r>
          </m:e>
          <m:sub>
            <m:r>
              <w:rPr>
                <w:rFonts w:ascii="Cambria Math" w:hAnsi="Cambria Math"/>
                <w:lang w:val="bg-BG"/>
              </w:rPr>
              <m:t>a</m:t>
            </m:r>
          </m:sub>
        </m:sSub>
        <m:r>
          <w:rPr>
            <w:rFonts w:ascii="Cambria Math" w:hAnsi="Cambria Math"/>
            <w:lang w:val="bg-BG"/>
          </w:rPr>
          <m:t xml:space="preserve">(t) = </m:t>
        </m:r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R</m:t>
            </m:r>
          </m:e>
          <m:sub>
            <m:r>
              <w:rPr>
                <w:rFonts w:ascii="Cambria Math" w:hAnsi="Cambria Math"/>
                <w:lang w:val="bg-BG"/>
              </w:rPr>
              <m:t>a</m:t>
            </m:r>
          </m:sub>
        </m:sSub>
        <m:r>
          <w:rPr>
            <w:rFonts w:ascii="Cambria Math" w:hAnsi="Cambria Math"/>
            <w:lang w:val="bg-BG"/>
          </w:rPr>
          <m:t xml:space="preserve"> </m:t>
        </m:r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i</m:t>
            </m:r>
          </m:e>
          <m:sub>
            <m:r>
              <w:rPr>
                <w:rFonts w:ascii="Cambria Math" w:hAnsi="Cambria Math"/>
                <w:lang w:val="bg-BG"/>
              </w:rPr>
              <m:t>a</m:t>
            </m:r>
          </m:sub>
        </m:sSub>
        <m:r>
          <w:rPr>
            <w:rFonts w:ascii="Cambria Math" w:hAnsi="Cambria Math"/>
            <w:lang w:val="bg-BG"/>
          </w:rPr>
          <m:t xml:space="preserve">(t) + </m:t>
        </m:r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L</m:t>
            </m:r>
          </m:e>
          <m:sub>
            <m:r>
              <w:rPr>
                <w:rFonts w:ascii="Cambria Math" w:hAnsi="Cambria Math"/>
                <w:lang w:val="bg-BG"/>
              </w:rPr>
              <m:t>a</m:t>
            </m:r>
          </m:sub>
        </m:sSub>
        <m:r>
          <w:rPr>
            <w:rFonts w:ascii="Cambria Math" w:hAnsi="Cambria Math"/>
            <w:lang w:val="bg-BG"/>
          </w:rPr>
          <m:t xml:space="preserve"> </m:t>
        </m:r>
        <m:f>
          <m:fPr>
            <m:ctrlPr>
              <w:rPr>
                <w:rFonts w:ascii="Cambria Math" w:hAnsi="Cambria Math"/>
                <w:lang w:val="bg-BG"/>
              </w:rPr>
            </m:ctrlPr>
          </m:fPr>
          <m:num>
            <m:r>
              <w:rPr>
                <w:rFonts w:ascii="Cambria Math" w:hAnsi="Cambria Math"/>
                <w:lang w:val="bg-BG"/>
              </w:rPr>
              <m:t>diₐ(t)</m:t>
            </m:r>
          </m:num>
          <m:den>
            <m:r>
              <w:rPr>
                <w:rFonts w:ascii="Cambria Math" w:hAnsi="Cambria Math"/>
                <w:lang w:val="bg-BG"/>
              </w:rPr>
              <m:t>dt</m:t>
            </m:r>
          </m:den>
        </m:f>
        <m:r>
          <w:rPr>
            <w:rFonts w:ascii="Cambria Math" w:hAnsi="Cambria Math"/>
            <w:lang w:val="bg-BG"/>
          </w:rPr>
          <m:t xml:space="preserve"> + </m:t>
        </m:r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e</m:t>
            </m:r>
          </m:e>
          <m:sub>
            <m:r>
              <w:rPr>
                <w:rFonts w:ascii="Cambria Math" w:hAnsi="Cambria Math"/>
                <w:lang w:val="bg-BG"/>
              </w:rPr>
              <m:t>a</m:t>
            </m:r>
          </m:sub>
        </m:sSub>
        <m:r>
          <w:rPr>
            <w:rFonts w:ascii="Cambria Math" w:hAnsi="Cambria Math"/>
            <w:lang w:val="bg-BG"/>
          </w:rPr>
          <m:t>(t)</m:t>
        </m:r>
      </m:oMath>
      <w:r w:rsidR="00BB48CB" w:rsidRPr="000212D8">
        <w:rPr>
          <w:rFonts w:ascii="Times New Roman" w:hAnsi="Times New Roman"/>
          <w:color w:val="000000"/>
          <w:sz w:val="24"/>
          <w:lang w:val="bg-BG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bg-BG"/>
          </w:rPr>
          <m:t>,</m:t>
        </m:r>
      </m:oMath>
    </w:p>
    <w:p w14:paraId="5705AE5E" w14:textId="77777777" w:rsidR="00BB48CB" w:rsidRPr="000212D8" w:rsidRDefault="00BB48CB" w:rsidP="00BB48CB">
      <w:pPr>
        <w:jc w:val="both"/>
        <w:rPr>
          <w:sz w:val="32"/>
          <w:lang w:val="bg-BG"/>
        </w:rPr>
      </w:pPr>
      <w:r w:rsidRPr="000212D8">
        <w:rPr>
          <w:color w:val="000000"/>
          <w:lang w:val="bg-BG"/>
        </w:rPr>
        <w:lastRenderedPageBreak/>
        <w:t xml:space="preserve">където </w:t>
      </w:r>
      <w:r w:rsidRPr="000212D8">
        <w:rPr>
          <w:i/>
          <w:color w:val="000000"/>
          <w:lang w:val="bg-BG"/>
        </w:rPr>
        <w:t>uₐ</w:t>
      </w:r>
      <w:r w:rsidRPr="000212D8">
        <w:rPr>
          <w:color w:val="000000"/>
          <w:lang w:val="bg-BG"/>
        </w:rPr>
        <w:t xml:space="preserve"> е напрежението на котвата; </w:t>
      </w:r>
      <w:r w:rsidRPr="000212D8">
        <w:rPr>
          <w:i/>
          <w:color w:val="000000"/>
          <w:lang w:val="bg-BG"/>
        </w:rPr>
        <w:t>iₐ</w:t>
      </w:r>
      <w:r w:rsidRPr="000212D8">
        <w:rPr>
          <w:color w:val="000000"/>
          <w:lang w:val="bg-BG"/>
        </w:rPr>
        <w:t xml:space="preserve"> — токът на котвата; </w:t>
      </w:r>
      <w:r w:rsidRPr="000212D8">
        <w:rPr>
          <w:i/>
          <w:color w:val="000000"/>
          <w:lang w:val="bg-BG"/>
        </w:rPr>
        <w:t>Rₐ</w:t>
      </w:r>
      <w:r w:rsidRPr="000212D8">
        <w:rPr>
          <w:color w:val="000000"/>
          <w:lang w:val="bg-BG"/>
        </w:rPr>
        <w:t xml:space="preserve"> и </w:t>
      </w:r>
      <w:r w:rsidRPr="000212D8">
        <w:rPr>
          <w:i/>
          <w:color w:val="000000"/>
          <w:lang w:val="bg-BG"/>
        </w:rPr>
        <w:t>Lₐ</w:t>
      </w:r>
      <w:r w:rsidRPr="000212D8">
        <w:rPr>
          <w:color w:val="000000"/>
          <w:lang w:val="bg-BG"/>
        </w:rPr>
        <w:t xml:space="preserve"> — активното съпротивление и индуктивността на котвената верига; </w:t>
      </w:r>
      <w:r w:rsidRPr="000212D8">
        <w:rPr>
          <w:i/>
          <w:color w:val="000000"/>
          <w:lang w:val="bg-BG"/>
        </w:rPr>
        <w:t>eₐ</w:t>
      </w:r>
      <w:r w:rsidRPr="000212D8">
        <w:rPr>
          <w:color w:val="000000"/>
          <w:lang w:val="bg-BG"/>
        </w:rPr>
        <w:t xml:space="preserve"> — противо е.д.н.</w:t>
      </w:r>
    </w:p>
    <w:p w14:paraId="0FFF37E6" w14:textId="77777777" w:rsidR="00105715" w:rsidRPr="000212D8" w:rsidRDefault="00821C45">
      <w:pPr>
        <w:ind w:firstLine="709"/>
        <w:jc w:val="both"/>
        <w:rPr>
          <w:lang w:val="bg-BG"/>
        </w:rPr>
      </w:pPr>
      <w:r w:rsidRPr="000212D8">
        <w:rPr>
          <w:lang w:val="bg-BG"/>
        </w:rPr>
        <w:t>Противо е.д.н. и електромагнитният момент на двигателя се определят от уравненията:</w:t>
      </w:r>
    </w:p>
    <w:p w14:paraId="4D102DAC" w14:textId="77777777" w:rsidR="00095B3B" w:rsidRPr="000212D8" w:rsidRDefault="00095B3B">
      <w:pPr>
        <w:ind w:firstLine="709"/>
        <w:jc w:val="both"/>
        <w:rPr>
          <w:lang w:val="bg-BG"/>
        </w:rPr>
      </w:pPr>
    </w:p>
    <w:p w14:paraId="00B50564" w14:textId="77777777" w:rsidR="00105715" w:rsidRPr="000212D8" w:rsidRDefault="00821C45">
      <w:pPr>
        <w:tabs>
          <w:tab w:val="center" w:pos="4819"/>
        </w:tabs>
        <w:spacing w:before="120" w:after="120"/>
        <w:rPr>
          <w:lang w:val="bg-BG"/>
        </w:rPr>
      </w:pPr>
      <w:r w:rsidRPr="000212D8">
        <w:rPr>
          <w:lang w:val="bg-BG"/>
        </w:rPr>
        <w:t>(8.2)</w:t>
      </w:r>
      <w:r w:rsidRPr="000212D8">
        <w:rPr>
          <w:lang w:val="bg-BG"/>
        </w:rPr>
        <w:tab/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e</m:t>
            </m:r>
          </m:e>
          <m:sub>
            <m:r>
              <w:rPr>
                <w:rFonts w:ascii="Cambria Math" w:hAnsi="Cambria Math"/>
                <w:lang w:val="bg-BG"/>
              </w:rPr>
              <m:t>a</m:t>
            </m:r>
          </m:sub>
        </m:sSub>
        <m:r>
          <w:rPr>
            <w:rFonts w:ascii="Cambria Math" w:hAnsi="Cambria Math"/>
            <w:lang w:val="bg-BG"/>
          </w:rPr>
          <m:t xml:space="preserve">(t) = </m:t>
        </m:r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k</m:t>
            </m:r>
          </m:e>
          <m:sub>
            <m:r>
              <w:rPr>
                <w:rFonts w:ascii="Cambria Math" w:hAnsi="Cambria Math"/>
                <w:lang w:val="bg-BG"/>
              </w:rPr>
              <m:t>e</m:t>
            </m:r>
          </m:sub>
        </m:sSub>
        <m:r>
          <w:rPr>
            <w:rFonts w:ascii="Cambria Math" w:hAnsi="Cambria Math"/>
            <w:lang w:val="bg-BG"/>
          </w:rPr>
          <m:t xml:space="preserve"> ω(t)</m:t>
        </m:r>
      </m:oMath>
      <w:r w:rsidR="00493C3E" w:rsidRPr="000212D8">
        <w:rPr>
          <w:rFonts w:ascii="Times New Roman" w:hAnsi="Times New Roman"/>
          <w:color w:val="000000"/>
          <w:sz w:val="24"/>
          <w:lang w:val="bg-BG"/>
        </w:rPr>
        <w:t xml:space="preserve"> </w:t>
      </w:r>
    </w:p>
    <w:p w14:paraId="3B9C8201" w14:textId="77777777" w:rsidR="00095B3B" w:rsidRPr="000212D8" w:rsidRDefault="00095B3B">
      <w:pPr>
        <w:tabs>
          <w:tab w:val="center" w:pos="4819"/>
        </w:tabs>
        <w:spacing w:before="120" w:after="120"/>
        <w:rPr>
          <w:lang w:val="bg-BG"/>
        </w:rPr>
      </w:pPr>
    </w:p>
    <w:p w14:paraId="7E342E70" w14:textId="77777777" w:rsidR="00105715" w:rsidRPr="000212D8" w:rsidRDefault="00821C45">
      <w:pPr>
        <w:tabs>
          <w:tab w:val="center" w:pos="4819"/>
        </w:tabs>
        <w:spacing w:before="120" w:after="120"/>
        <w:rPr>
          <w:lang w:val="bg-BG"/>
        </w:rPr>
      </w:pPr>
      <w:r w:rsidRPr="000212D8">
        <w:rPr>
          <w:lang w:val="bg-BG"/>
        </w:rPr>
        <w:t>(8.3)</w:t>
      </w:r>
      <w:r w:rsidRPr="000212D8">
        <w:rPr>
          <w:lang w:val="bg-BG"/>
        </w:rPr>
        <w:tab/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M</m:t>
            </m:r>
          </m:e>
          <m:sub>
            <m:r>
              <w:rPr>
                <w:rFonts w:ascii="Cambria Math" w:hAnsi="Cambria Math"/>
                <w:lang w:val="bg-BG"/>
              </w:rPr>
              <m:t>e</m:t>
            </m:r>
          </m:sub>
        </m:sSub>
        <m:d>
          <m:dPr>
            <m:ctrlPr>
              <w:rPr>
                <w:rFonts w:ascii="Cambria Math" w:hAnsi="Cambria Math"/>
                <w:i/>
                <w:lang w:val="bg-BG"/>
              </w:rPr>
            </m:ctrlPr>
          </m:dPr>
          <m:e>
            <m:r>
              <w:rPr>
                <w:rFonts w:ascii="Cambria Math" w:hAnsi="Cambria Math"/>
                <w:lang w:val="bg-BG"/>
              </w:rPr>
              <m:t>t</m:t>
            </m:r>
          </m:e>
        </m:d>
        <m:r>
          <w:rPr>
            <w:rFonts w:ascii="Cambria Math" w:hAnsi="Cambria Math"/>
            <w:lang w:val="bg-BG"/>
          </w:rPr>
          <m:t xml:space="preserve">= </m:t>
        </m:r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k</m:t>
            </m:r>
          </m:e>
          <m:sub>
            <m:r>
              <w:rPr>
                <w:rFonts w:ascii="Cambria Math" w:hAnsi="Cambria Math"/>
                <w:lang w:val="bg-BG"/>
              </w:rPr>
              <m:t>t</m:t>
            </m:r>
          </m:sub>
        </m:sSub>
        <m:r>
          <w:rPr>
            <w:rFonts w:ascii="Cambria Math" w:hAnsi="Cambria Math"/>
            <w:lang w:val="bg-BG"/>
          </w:rPr>
          <m:t xml:space="preserve"> </m:t>
        </m:r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i</m:t>
            </m:r>
          </m:e>
          <m:sub>
            <m:r>
              <w:rPr>
                <w:rFonts w:ascii="Cambria Math" w:hAnsi="Cambria Math"/>
                <w:lang w:val="bg-BG"/>
              </w:rPr>
              <m:t>a</m:t>
            </m:r>
          </m:sub>
        </m:sSub>
        <m:d>
          <m:dPr>
            <m:ctrlPr>
              <w:rPr>
                <w:rFonts w:ascii="Cambria Math" w:hAnsi="Cambria Math"/>
                <w:i/>
                <w:lang w:val="bg-BG"/>
              </w:rPr>
            </m:ctrlPr>
          </m:dPr>
          <m:e>
            <m:r>
              <w:rPr>
                <w:rFonts w:ascii="Cambria Math" w:hAnsi="Cambria Math"/>
                <w:lang w:val="bg-BG"/>
              </w:rPr>
              <m:t>t</m:t>
            </m:r>
          </m:e>
        </m:d>
        <m:r>
          <w:rPr>
            <w:rFonts w:ascii="Cambria Math" w:hAnsi="Cambria Math"/>
            <w:lang w:val="bg-BG"/>
          </w:rPr>
          <m:t>,</m:t>
        </m:r>
      </m:oMath>
    </w:p>
    <w:p w14:paraId="32E66E55" w14:textId="77777777" w:rsidR="00095B3B" w:rsidRPr="000212D8" w:rsidRDefault="00095B3B">
      <w:pPr>
        <w:tabs>
          <w:tab w:val="center" w:pos="4819"/>
        </w:tabs>
        <w:spacing w:before="120" w:after="120"/>
        <w:rPr>
          <w:lang w:val="bg-BG"/>
        </w:rPr>
      </w:pPr>
    </w:p>
    <w:p w14:paraId="4D237F3B" w14:textId="77777777" w:rsidR="00105715" w:rsidRPr="000212D8" w:rsidRDefault="00821C45">
      <w:pPr>
        <w:jc w:val="both"/>
        <w:rPr>
          <w:lang w:val="bg-BG"/>
        </w:rPr>
      </w:pPr>
      <w:r w:rsidRPr="000212D8">
        <w:rPr>
          <w:lang w:val="bg-BG"/>
        </w:rPr>
        <w:t xml:space="preserve">където: </w:t>
      </w:r>
      <m:oMath>
        <m:r>
          <w:rPr>
            <w:rFonts w:ascii="Cambria Math" w:hAnsi="Cambria Math"/>
            <w:lang w:val="bg-BG"/>
          </w:rPr>
          <m:t>ω</m:t>
        </m:r>
      </m:oMath>
      <w:r w:rsidRPr="000212D8">
        <w:rPr>
          <w:lang w:val="bg-BG"/>
        </w:rPr>
        <w:t xml:space="preserve"> е ъгловата скорост на двигателя;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k</m:t>
            </m:r>
          </m:e>
          <m:sub>
            <m:r>
              <w:rPr>
                <w:rFonts w:ascii="Cambria Math" w:hAnsi="Cambria Math"/>
                <w:lang w:val="bg-BG"/>
              </w:rPr>
              <m:t>e</m:t>
            </m:r>
          </m:sub>
        </m:sSub>
      </m:oMath>
      <w:r w:rsidRPr="000212D8">
        <w:rPr>
          <w:lang w:val="bg-BG"/>
        </w:rPr>
        <w:t xml:space="preserve"> и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k</m:t>
            </m:r>
          </m:e>
          <m:sub>
            <m:r>
              <w:rPr>
                <w:rFonts w:ascii="Cambria Math" w:hAnsi="Cambria Math"/>
                <w:lang w:val="bg-BG"/>
              </w:rPr>
              <m:t>m</m:t>
            </m:r>
          </m:sub>
        </m:sSub>
      </m:oMath>
      <w:r w:rsidRPr="000212D8">
        <w:rPr>
          <w:lang w:val="bg-BG"/>
        </w:rPr>
        <w:t xml:space="preserve"> – константите на е.д</w:t>
      </w:r>
      <w:r w:rsidR="00493C3E" w:rsidRPr="000212D8">
        <w:rPr>
          <w:lang w:val="bg-BG"/>
        </w:rPr>
        <w:t>.н. и на момента</w:t>
      </w:r>
      <w:r w:rsidRPr="000212D8">
        <w:rPr>
          <w:lang w:val="bg-BG"/>
        </w:rPr>
        <w:t>.</w:t>
      </w:r>
    </w:p>
    <w:p w14:paraId="65D4D7CB" w14:textId="77777777" w:rsidR="00105715" w:rsidRPr="000212D8" w:rsidRDefault="00493C3E">
      <w:pPr>
        <w:ind w:firstLine="709"/>
        <w:jc w:val="both"/>
        <w:rPr>
          <w:lang w:val="bg-BG"/>
        </w:rPr>
      </w:pPr>
      <w:r w:rsidRPr="000212D8">
        <w:rPr>
          <w:lang w:val="bg-BG"/>
        </w:rPr>
        <w:t>Въртеливото движение на ротора се описва с основното уравнение на електрозадвижването</w:t>
      </w:r>
      <w:r w:rsidR="00821C45" w:rsidRPr="000212D8">
        <w:rPr>
          <w:lang w:val="bg-BG"/>
        </w:rPr>
        <w:t>:</w:t>
      </w:r>
    </w:p>
    <w:p w14:paraId="31676D06" w14:textId="77777777" w:rsidR="00095B3B" w:rsidRPr="000212D8" w:rsidRDefault="00095B3B">
      <w:pPr>
        <w:ind w:firstLine="709"/>
        <w:jc w:val="both"/>
        <w:rPr>
          <w:lang w:val="bg-BG"/>
        </w:rPr>
      </w:pPr>
    </w:p>
    <w:p w14:paraId="67CE56B2" w14:textId="77777777" w:rsidR="00105715" w:rsidRPr="000212D8" w:rsidRDefault="00821C45">
      <w:pPr>
        <w:tabs>
          <w:tab w:val="center" w:pos="4819"/>
        </w:tabs>
        <w:spacing w:before="120" w:after="120"/>
        <w:rPr>
          <w:lang w:val="bg-BG"/>
        </w:rPr>
      </w:pPr>
      <w:r w:rsidRPr="000212D8">
        <w:rPr>
          <w:lang w:val="bg-BG"/>
        </w:rPr>
        <w:t>(8.4)</w:t>
      </w:r>
      <w:r w:rsidRPr="000212D8">
        <w:rPr>
          <w:lang w:val="bg-BG"/>
        </w:rPr>
        <w:tab/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J</m:t>
            </m:r>
          </m:e>
          <m:sub>
            <m:r>
              <w:rPr>
                <w:rFonts w:ascii="Cambria Math" w:hAnsi="Cambria Math"/>
                <w:lang w:val="bg-BG"/>
              </w:rPr>
              <m:t>Σ</m:t>
            </m:r>
          </m:sub>
        </m:sSub>
        <m:r>
          <w:rPr>
            <w:rFonts w:ascii="Cambria Math" w:hAnsi="Cambria Math"/>
            <w:lang w:val="bg-BG"/>
          </w:rPr>
          <m:t xml:space="preserve"> </m:t>
        </m:r>
        <m:f>
          <m:fPr>
            <m:ctrlPr>
              <w:rPr>
                <w:rFonts w:ascii="Cambria Math" w:hAnsi="Cambria Math"/>
                <w:lang w:val="bg-BG"/>
              </w:rPr>
            </m:ctrlPr>
          </m:fPr>
          <m:num>
            <m:r>
              <w:rPr>
                <w:rFonts w:ascii="Cambria Math" w:hAnsi="Cambria Math"/>
                <w:lang w:val="bg-BG"/>
              </w:rPr>
              <m:t>dω(t)</m:t>
            </m:r>
          </m:num>
          <m:den>
            <m:r>
              <w:rPr>
                <w:rFonts w:ascii="Cambria Math" w:hAnsi="Cambria Math"/>
                <w:lang w:val="bg-BG"/>
              </w:rPr>
              <m:t>dt</m:t>
            </m:r>
          </m:den>
        </m:f>
        <m:r>
          <w:rPr>
            <w:rFonts w:ascii="Cambria Math" w:hAnsi="Cambria Math"/>
            <w:lang w:val="bg-BG"/>
          </w:rPr>
          <m:t xml:space="preserve"> = </m:t>
        </m:r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M</m:t>
            </m:r>
          </m:e>
          <m:sub>
            <m:r>
              <w:rPr>
                <w:rFonts w:ascii="Cambria Math" w:hAnsi="Cambria Math"/>
                <w:lang w:val="bg-BG"/>
              </w:rPr>
              <m:t>e</m:t>
            </m:r>
          </m:sub>
        </m:sSub>
        <m:r>
          <w:rPr>
            <w:rFonts w:ascii="Cambria Math" w:hAnsi="Cambria Math"/>
            <w:lang w:val="bg-BG"/>
          </w:rPr>
          <m:t xml:space="preserve">(t) - </m:t>
        </m:r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M</m:t>
            </m:r>
          </m:e>
          <m:sub>
            <m:r>
              <w:rPr>
                <w:rFonts w:ascii="Cambria Math" w:hAnsi="Cambria Math"/>
                <w:lang w:val="bg-BG"/>
              </w:rPr>
              <m:t>c</m:t>
            </m:r>
          </m:sub>
        </m:sSub>
        <m:r>
          <w:rPr>
            <w:rFonts w:ascii="Cambria Math" w:hAnsi="Cambria Math"/>
            <w:lang w:val="bg-BG"/>
          </w:rPr>
          <m:t>(t)</m:t>
        </m:r>
      </m:oMath>
      <w:r w:rsidR="00493C3E" w:rsidRPr="000212D8">
        <w:rPr>
          <w:rFonts w:ascii="Times New Roman" w:hAnsi="Times New Roman"/>
          <w:color w:val="000000"/>
          <w:sz w:val="24"/>
          <w:lang w:val="bg-BG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bg-BG"/>
          </w:rPr>
          <m:t>,</m:t>
        </m:r>
      </m:oMath>
    </w:p>
    <w:p w14:paraId="71E0CA7F" w14:textId="77777777" w:rsidR="00095B3B" w:rsidRPr="000212D8" w:rsidRDefault="00095B3B">
      <w:pPr>
        <w:tabs>
          <w:tab w:val="center" w:pos="4819"/>
        </w:tabs>
        <w:spacing w:before="120" w:after="120"/>
        <w:rPr>
          <w:lang w:val="bg-BG"/>
        </w:rPr>
      </w:pPr>
    </w:p>
    <w:p w14:paraId="57C55030" w14:textId="77777777" w:rsidR="00105715" w:rsidRPr="000212D8" w:rsidRDefault="00821C45">
      <w:pPr>
        <w:jc w:val="both"/>
        <w:rPr>
          <w:lang w:val="bg-BG"/>
        </w:rPr>
      </w:pPr>
      <w:r w:rsidRPr="000212D8">
        <w:rPr>
          <w:lang w:val="bg-BG"/>
        </w:rPr>
        <w:t xml:space="preserve">където: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J</m:t>
            </m:r>
          </m:e>
          <m:sub>
            <m:r>
              <w:rPr>
                <w:rFonts w:ascii="Cambria Math" w:hAnsi="Cambria Math"/>
                <w:lang w:val="bg-BG"/>
              </w:rPr>
              <m:t>Σ</m:t>
            </m:r>
          </m:sub>
        </m:sSub>
      </m:oMath>
      <w:r w:rsidRPr="000212D8">
        <w:rPr>
          <w:lang w:val="bg-BG"/>
        </w:rPr>
        <w:t xml:space="preserve"> е сумарният инерционен момент, приведен към вала на двигателя;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M</m:t>
            </m:r>
          </m:e>
          <m:sub>
            <m:r>
              <w:rPr>
                <w:rFonts w:ascii="Cambria Math" w:hAnsi="Cambria Math"/>
                <w:lang w:val="bg-BG"/>
              </w:rPr>
              <m:t>c</m:t>
            </m:r>
          </m:sub>
        </m:sSub>
      </m:oMath>
      <w:r w:rsidRPr="000212D8">
        <w:rPr>
          <w:lang w:val="bg-BG"/>
        </w:rPr>
        <w:t xml:space="preserve"> – статичният съпротивителен момент.</w:t>
      </w:r>
    </w:p>
    <w:p w14:paraId="47A22A90" w14:textId="77777777" w:rsidR="00493C3E" w:rsidRPr="000212D8" w:rsidRDefault="00493C3E" w:rsidP="00493C3E">
      <w:pPr>
        <w:ind w:firstLine="709"/>
        <w:jc w:val="both"/>
        <w:rPr>
          <w:lang w:val="bg-BG"/>
        </w:rPr>
      </w:pPr>
      <w:r w:rsidRPr="000212D8">
        <w:rPr>
          <w:lang w:val="bg-BG"/>
        </w:rPr>
        <w:t>При работа без външен товар двигателят преодолява главно механичните загуби. В установен режим средният електромагнитен момент уравновесява средния съпротивителен момент. При ускоряване и спиране токът осигурява и момента за изменение на скоростта.</w:t>
      </w:r>
    </w:p>
    <w:p w14:paraId="3347AA15" w14:textId="77777777" w:rsidR="00493C3E" w:rsidRPr="000212D8" w:rsidRDefault="00493C3E">
      <w:pPr>
        <w:ind w:firstLine="709"/>
        <w:jc w:val="both"/>
        <w:rPr>
          <w:lang w:val="bg-BG"/>
        </w:rPr>
      </w:pPr>
      <w:r w:rsidRPr="000212D8">
        <w:rPr>
          <w:lang w:val="bg-BG"/>
        </w:rPr>
        <w:t>Външният регулатор на скорост формира заданието за ток, а вътрешният регулатор на ток управлява тиристорния преобразувател. Неоптималната настройка може да предизвика по-бавно отработване на заданието, увеличени колебания или по-големи токови отклонения. Тези изменения се изследват в установен режим и при реверсиране. Само по токовия запис не се определят пререгулирането и времето за установяване на скоростта; необходим е и запис на действителната скорост.</w:t>
      </w:r>
    </w:p>
    <w:p w14:paraId="5F54C450" w14:textId="77777777" w:rsidR="00043E5D" w:rsidRPr="000212D8" w:rsidRDefault="00904269">
      <w:pPr>
        <w:ind w:firstLine="709"/>
        <w:jc w:val="both"/>
        <w:rPr>
          <w:lang w:val="bg-BG"/>
        </w:rPr>
      </w:pPr>
      <w:r w:rsidRPr="000212D8">
        <w:rPr>
          <w:lang w:val="bg-BG"/>
        </w:rPr>
        <w:t>При разхлабен фундамент двигателят не е закрепен достатъчно стабилно към основата, което може да доведе до механични колебания. Те могат да бъдат съпроводени с изменения на съп</w:t>
      </w:r>
      <w:r w:rsidR="00043E5D" w:rsidRPr="000212D8">
        <w:rPr>
          <w:lang w:val="bg-BG"/>
        </w:rPr>
        <w:t>ротивителния момент и скоростта</w:t>
      </w:r>
      <w:r w:rsidRPr="000212D8">
        <w:rPr>
          <w:lang w:val="bg-BG"/>
        </w:rPr>
        <w:t>. За да се оцени дали тези изменения могат да бъдат установени чрез токов анализ, се сравняват записи при нормално закрепване и разхлабен фундамент при еднакви условия на работа. Липсата на отчетлива разлика в токовия сигнал не означава, че закрепването</w:t>
      </w:r>
      <w:r w:rsidR="00043E5D" w:rsidRPr="000212D8">
        <w:rPr>
          <w:lang w:val="bg-BG"/>
        </w:rPr>
        <w:t xml:space="preserve"> на двигателя</w:t>
      </w:r>
      <w:r w:rsidRPr="000212D8">
        <w:rPr>
          <w:lang w:val="bg-BG"/>
        </w:rPr>
        <w:t xml:space="preserve"> е изправно. </w:t>
      </w:r>
    </w:p>
    <w:p w14:paraId="51FC255A" w14:textId="77777777" w:rsidR="00043E5D" w:rsidRPr="000212D8" w:rsidRDefault="00043E5D">
      <w:pPr>
        <w:ind w:firstLine="709"/>
        <w:jc w:val="both"/>
        <w:rPr>
          <w:lang w:val="bg-BG"/>
        </w:rPr>
      </w:pPr>
      <w:r w:rsidRPr="000212D8">
        <w:rPr>
          <w:lang w:val="bg-BG"/>
        </w:rPr>
        <w:lastRenderedPageBreak/>
        <w:t>Пулсиращото напрежение на преобразувателя предизвиква пулсации в тока. Честотата на пулсациите на изправеното напрежение се определя:</w:t>
      </w:r>
    </w:p>
    <w:p w14:paraId="5131C3F0" w14:textId="77777777" w:rsidR="00043E5D" w:rsidRPr="000212D8" w:rsidRDefault="00043E5D">
      <w:pPr>
        <w:ind w:firstLine="709"/>
        <w:jc w:val="both"/>
        <w:rPr>
          <w:lang w:val="bg-BG"/>
        </w:rPr>
      </w:pPr>
    </w:p>
    <w:p w14:paraId="7D36AAA5" w14:textId="77777777" w:rsidR="00105715" w:rsidRPr="000212D8" w:rsidRDefault="00043E5D">
      <w:pPr>
        <w:tabs>
          <w:tab w:val="center" w:pos="4819"/>
        </w:tabs>
        <w:spacing w:before="120" w:after="120"/>
        <w:rPr>
          <w:lang w:val="bg-BG"/>
        </w:rPr>
      </w:pPr>
      <w:r w:rsidRPr="000212D8">
        <w:rPr>
          <w:lang w:val="bg-BG"/>
        </w:rPr>
        <w:t>(8.5</w:t>
      </w:r>
      <w:r w:rsidR="00821C45" w:rsidRPr="000212D8">
        <w:rPr>
          <w:lang w:val="bg-BG"/>
        </w:rPr>
        <w:t>)</w:t>
      </w:r>
      <w:r w:rsidR="00821C45" w:rsidRPr="000212D8">
        <w:rPr>
          <w:lang w:val="bg-BG"/>
        </w:rPr>
        <w:tab/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f</m:t>
            </m:r>
          </m:e>
          <m:sub>
            <m:r>
              <w:rPr>
                <w:rFonts w:ascii="Cambria Math" w:hAnsi="Cambria Math"/>
                <w:lang w:val="bg-BG"/>
              </w:rPr>
              <m:t>p</m:t>
            </m:r>
          </m:sub>
        </m:sSub>
        <m:r>
          <w:rPr>
            <w:rFonts w:ascii="Cambria Math" w:hAnsi="Cambria Math"/>
            <w:lang w:val="bg-BG"/>
          </w:rPr>
          <m:t xml:space="preserve"> = p </m:t>
        </m:r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f</m:t>
            </m:r>
          </m:e>
          <m:sub>
            <m:r>
              <w:rPr>
                <w:rFonts w:ascii="Cambria Math" w:hAnsi="Cambria Math"/>
                <w:lang w:val="bg-BG"/>
              </w:rPr>
              <m:t>мр</m:t>
            </m:r>
          </m:sub>
        </m:sSub>
        <m:r>
          <m:rPr>
            <m:sty m:val="p"/>
          </m:rPr>
          <w:rPr>
            <w:rFonts w:ascii="Cambria Math" w:hAnsi="Cambria Math"/>
            <w:lang w:val="bg-BG"/>
          </w:rPr>
          <m:t>,</m:t>
        </m:r>
      </m:oMath>
    </w:p>
    <w:p w14:paraId="353D81B0" w14:textId="77777777" w:rsidR="00043E5D" w:rsidRPr="000212D8" w:rsidRDefault="00043E5D">
      <w:pPr>
        <w:tabs>
          <w:tab w:val="center" w:pos="4819"/>
        </w:tabs>
        <w:spacing w:before="120" w:after="120"/>
        <w:rPr>
          <w:lang w:val="bg-BG"/>
        </w:rPr>
      </w:pPr>
    </w:p>
    <w:p w14:paraId="13A51F9F" w14:textId="77777777" w:rsidR="00043E5D" w:rsidRPr="000212D8" w:rsidRDefault="00821C45" w:rsidP="00043E5D">
      <w:pPr>
        <w:jc w:val="both"/>
        <w:rPr>
          <w:lang w:val="bg-BG"/>
        </w:rPr>
      </w:pPr>
      <w:r w:rsidRPr="000212D8">
        <w:rPr>
          <w:lang w:val="bg-BG"/>
        </w:rPr>
        <w:t xml:space="preserve">където: </w:t>
      </w:r>
      <m:oMath>
        <m:r>
          <w:rPr>
            <w:rFonts w:ascii="Cambria Math" w:hAnsi="Cambria Math"/>
            <w:lang w:val="bg-BG"/>
          </w:rPr>
          <m:t>p</m:t>
        </m:r>
      </m:oMath>
      <w:r w:rsidRPr="000212D8">
        <w:rPr>
          <w:lang w:val="bg-BG"/>
        </w:rPr>
        <w:t xml:space="preserve"> </w:t>
      </w:r>
      <w:r w:rsidR="00043E5D" w:rsidRPr="000212D8">
        <w:rPr>
          <w:lang w:val="bg-BG"/>
        </w:rPr>
        <w:t>са пулсациите</w:t>
      </w:r>
      <w:r w:rsidRPr="000212D8">
        <w:rPr>
          <w:lang w:val="bg-BG"/>
        </w:rPr>
        <w:t xml:space="preserve"> на схемата (за трифазна мостова схема </w:t>
      </w:r>
      <m:oMath>
        <m:r>
          <w:rPr>
            <w:rFonts w:ascii="Cambria Math" w:hAnsi="Cambria Math"/>
            <w:lang w:val="bg-BG"/>
          </w:rPr>
          <m:t>p=6</m:t>
        </m:r>
      </m:oMath>
      <w:r w:rsidRPr="000212D8">
        <w:rPr>
          <w:lang w:val="bg-BG"/>
        </w:rPr>
        <w:t xml:space="preserve">);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f</m:t>
            </m:r>
          </m:e>
          <m:sub>
            <m:r>
              <w:rPr>
                <w:rFonts w:ascii="Cambria Math" w:hAnsi="Cambria Math"/>
                <w:lang w:val="bg-BG"/>
              </w:rPr>
              <m:t>мр</m:t>
            </m:r>
          </m:sub>
        </m:sSub>
      </m:oMath>
      <w:r w:rsidRPr="000212D8">
        <w:rPr>
          <w:lang w:val="bg-BG"/>
        </w:rPr>
        <w:t xml:space="preserve"> – честотата на захранващата мрежа. При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f</m:t>
            </m:r>
          </m:e>
          <m:sub>
            <m:r>
              <w:rPr>
                <w:rFonts w:ascii="Cambria Math" w:hAnsi="Cambria Math"/>
                <w:lang w:val="bg-BG"/>
              </w:rPr>
              <m:t>мр</m:t>
            </m:r>
          </m:sub>
        </m:sSub>
      </m:oMath>
      <w:r w:rsidRPr="000212D8">
        <w:rPr>
          <w:lang w:val="bg-BG"/>
        </w:rPr>
        <w:t xml:space="preserve"> = 50 Hz основната честота на пулсациите е 300 Hz, като се появяват и нейните хармоници 600, 900, 1</w:t>
      </w:r>
      <w:r w:rsidR="00043E5D" w:rsidRPr="000212D8">
        <w:rPr>
          <w:lang w:val="bg-BG"/>
        </w:rPr>
        <w:t>200 Hz и т.н., като амплитудите зависят от режима на преобразувателя и котвената верига.</w:t>
      </w:r>
    </w:p>
    <w:p w14:paraId="40BAD2B4" w14:textId="77777777" w:rsidR="00043E5D" w:rsidRPr="000212D8" w:rsidRDefault="00043E5D" w:rsidP="00043E5D">
      <w:pPr>
        <w:jc w:val="both"/>
        <w:rPr>
          <w:lang w:val="bg-BG"/>
        </w:rPr>
      </w:pPr>
      <w:r w:rsidRPr="000212D8">
        <w:rPr>
          <w:lang w:val="bg-BG"/>
        </w:rPr>
        <w:tab/>
        <w:t xml:space="preserve">Други съставки са свързани с въртенето и комутацията на колектора. Честотата на въртене и честотата на преминаване на колекторните пластини спрямо неподвижна четка са: </w:t>
      </w:r>
    </w:p>
    <w:p w14:paraId="5A322938" w14:textId="77777777" w:rsidR="00043E5D" w:rsidRPr="000212D8" w:rsidRDefault="00043E5D" w:rsidP="00043E5D">
      <w:pPr>
        <w:jc w:val="both"/>
        <w:rPr>
          <w:lang w:val="bg-BG"/>
        </w:rPr>
      </w:pPr>
    </w:p>
    <w:p w14:paraId="51641D6A" w14:textId="77777777" w:rsidR="00105715" w:rsidRPr="000212D8" w:rsidRDefault="00043E5D">
      <w:pPr>
        <w:tabs>
          <w:tab w:val="center" w:pos="4819"/>
        </w:tabs>
        <w:spacing w:before="120" w:after="120"/>
        <w:rPr>
          <w:lang w:val="bg-BG"/>
        </w:rPr>
      </w:pPr>
      <w:r w:rsidRPr="000212D8">
        <w:rPr>
          <w:lang w:val="bg-BG"/>
        </w:rPr>
        <w:t>(8.6</w:t>
      </w:r>
      <w:r w:rsidR="00821C45" w:rsidRPr="000212D8">
        <w:rPr>
          <w:lang w:val="bg-BG"/>
        </w:rPr>
        <w:t>)</w:t>
      </w:r>
      <w:r w:rsidR="00821C45" w:rsidRPr="000212D8">
        <w:rPr>
          <w:lang w:val="bg-BG"/>
        </w:rPr>
        <w:tab/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f</m:t>
            </m:r>
          </m:e>
          <m:sub>
            <m:r>
              <w:rPr>
                <w:rFonts w:ascii="Cambria Math" w:hAnsi="Cambria Math"/>
                <w:lang w:val="bg-BG"/>
              </w:rPr>
              <m:t>r</m:t>
            </m:r>
          </m:sub>
        </m:sSub>
        <m:r>
          <w:rPr>
            <w:rFonts w:ascii="Cambria Math" w:hAnsi="Cambria Math"/>
            <w:lang w:val="bg-BG"/>
          </w:rPr>
          <m:t>=</m:t>
        </m:r>
        <m:f>
          <m:fPr>
            <m:ctrlPr>
              <w:rPr>
                <w:rFonts w:ascii="Cambria Math" w:hAnsi="Cambria Math"/>
                <w:lang w:val="bg-BG"/>
              </w:rPr>
            </m:ctrlPr>
          </m:fPr>
          <m:num>
            <m:r>
              <w:rPr>
                <w:rFonts w:ascii="Cambria Math" w:hAnsi="Cambria Math"/>
                <w:lang w:val="bg-BG"/>
              </w:rPr>
              <m:t>n</m:t>
            </m:r>
          </m:num>
          <m:den>
            <m:r>
              <w:rPr>
                <w:rFonts w:ascii="Cambria Math" w:hAnsi="Cambria Math"/>
                <w:lang w:val="bg-BG"/>
              </w:rPr>
              <m:t>60</m:t>
            </m:r>
          </m:den>
        </m:f>
        <m:r>
          <m:rPr>
            <m:sty m:val="p"/>
          </m:rPr>
          <w:rPr>
            <w:rFonts w:ascii="Cambria Math" w:hAnsi="Cambria Math"/>
            <w:lang w:val="bg-BG"/>
          </w:rPr>
          <m:t>;</m:t>
        </m:r>
      </m:oMath>
    </w:p>
    <w:p w14:paraId="08C93DB5" w14:textId="77777777" w:rsidR="00043E5D" w:rsidRPr="000212D8" w:rsidRDefault="00043E5D">
      <w:pPr>
        <w:tabs>
          <w:tab w:val="center" w:pos="4819"/>
        </w:tabs>
        <w:spacing w:before="120" w:after="120"/>
        <w:rPr>
          <w:lang w:val="bg-BG"/>
        </w:rPr>
      </w:pPr>
    </w:p>
    <w:p w14:paraId="2B510632" w14:textId="77777777" w:rsidR="00105715" w:rsidRPr="000212D8" w:rsidRDefault="00821C45">
      <w:pPr>
        <w:tabs>
          <w:tab w:val="center" w:pos="4819"/>
        </w:tabs>
        <w:spacing w:before="120" w:after="120"/>
        <w:rPr>
          <w:lang w:val="bg-BG"/>
        </w:rPr>
      </w:pPr>
      <w:r w:rsidRPr="000212D8">
        <w:rPr>
          <w:lang w:val="bg-BG"/>
        </w:rPr>
        <w:t>(8.</w:t>
      </w:r>
      <w:r w:rsidR="002D1B63" w:rsidRPr="000212D8">
        <w:rPr>
          <w:lang w:val="bg-BG"/>
        </w:rPr>
        <w:t>7</w:t>
      </w:r>
      <w:r w:rsidRPr="000212D8">
        <w:rPr>
          <w:lang w:val="bg-BG"/>
        </w:rPr>
        <w:t>)</w:t>
      </w:r>
      <w:r w:rsidRPr="000212D8">
        <w:rPr>
          <w:lang w:val="bg-BG"/>
        </w:rPr>
        <w:tab/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bg-BG"/>
              </w:rPr>
              <m:t>к</m:t>
            </m:r>
          </m:sub>
        </m:sSub>
        <m:r>
          <w:rPr>
            <w:rFonts w:ascii="Cambria Math" w:hAnsi="Cambria Math"/>
            <w:lang w:val="bg-BG"/>
          </w:rPr>
          <m:t>=m</m:t>
        </m:r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bg-BG"/>
              </w:rPr>
              <m:t>к</m:t>
            </m:r>
          </m:sub>
        </m:sSub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f</m:t>
            </m:r>
          </m:e>
          <m:sub>
            <m:r>
              <w:rPr>
                <w:rFonts w:ascii="Cambria Math" w:hAnsi="Cambria Math"/>
                <w:lang w:val="bg-BG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  <w:lang w:val="bg-BG"/>
          </w:rPr>
          <m:t>, </m:t>
        </m:r>
        <m:r>
          <w:rPr>
            <w:rFonts w:ascii="Cambria Math" w:hAnsi="Cambria Math"/>
            <w:lang w:val="bg-BG"/>
          </w:rPr>
          <m:t>m=1,2,3,…</m:t>
        </m:r>
        <m:r>
          <m:rPr>
            <m:sty m:val="p"/>
          </m:rPr>
          <w:rPr>
            <w:rFonts w:ascii="Cambria Math" w:hAnsi="Cambria Math"/>
            <w:lang w:val="bg-BG"/>
          </w:rPr>
          <m:t>,</m:t>
        </m:r>
      </m:oMath>
    </w:p>
    <w:p w14:paraId="5E6783E7" w14:textId="77777777" w:rsidR="002D1B63" w:rsidRPr="000212D8" w:rsidRDefault="002D1B63">
      <w:pPr>
        <w:jc w:val="both"/>
        <w:rPr>
          <w:lang w:val="bg-BG"/>
        </w:rPr>
      </w:pPr>
    </w:p>
    <w:p w14:paraId="443C29A8" w14:textId="77777777" w:rsidR="00105715" w:rsidRPr="000212D8" w:rsidRDefault="00821C45">
      <w:pPr>
        <w:jc w:val="both"/>
        <w:rPr>
          <w:lang w:val="bg-BG"/>
        </w:rPr>
      </w:pPr>
      <w:r w:rsidRPr="000212D8">
        <w:rPr>
          <w:lang w:val="bg-BG"/>
        </w:rPr>
        <w:t xml:space="preserve">където: </w:t>
      </w:r>
      <m:oMath>
        <m:r>
          <w:rPr>
            <w:rFonts w:ascii="Cambria Math" w:hAnsi="Cambria Math"/>
            <w:lang w:val="bg-BG"/>
          </w:rPr>
          <m:t>n</m:t>
        </m:r>
      </m:oMath>
      <w:r w:rsidRPr="000212D8">
        <w:rPr>
          <w:lang w:val="bg-BG"/>
        </w:rPr>
        <w:t xml:space="preserve"> е скоростта на въртене, min⁻¹;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bg-BG"/>
              </w:rPr>
              <m:t>к</m:t>
            </m:r>
          </m:sub>
        </m:sSub>
      </m:oMath>
      <w:r w:rsidRPr="000212D8">
        <w:rPr>
          <w:lang w:val="bg-BG"/>
        </w:rPr>
        <w:t xml:space="preserve"> – броят на колекторните пластини. За разлика от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bg-BG"/>
              </w:rPr>
              <m:t>п</m:t>
            </m:r>
          </m:sub>
        </m:sSub>
      </m:oMath>
      <w:r w:rsidRPr="000212D8">
        <w:rPr>
          <w:lang w:val="bg-BG"/>
        </w:rPr>
        <w:t xml:space="preserve">, честотите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f</m:t>
            </m:r>
          </m:e>
          <m:sub>
            <m:r>
              <w:rPr>
                <w:rFonts w:ascii="Cambria Math" w:hAnsi="Cambria Math"/>
                <w:lang w:val="bg-BG"/>
              </w:rPr>
              <m:t>r</m:t>
            </m:r>
          </m:sub>
        </m:sSub>
      </m:oMath>
      <w:r w:rsidRPr="000212D8">
        <w:rPr>
          <w:lang w:val="bg-BG"/>
        </w:rPr>
        <w:t xml:space="preserve"> и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bg-BG"/>
              </w:rPr>
              <m:t>к</m:t>
            </m:r>
          </m:sub>
        </m:sSub>
      </m:oMath>
      <w:r w:rsidRPr="000212D8">
        <w:rPr>
          <w:lang w:val="bg-BG"/>
        </w:rPr>
        <w:t xml:space="preserve"> се изменят пропорционално на скоростта, което позволява да бъдат разграничени в спектъра.</w:t>
      </w:r>
    </w:p>
    <w:p w14:paraId="5316EBB8" w14:textId="77777777" w:rsidR="00105715" w:rsidRPr="000212D8" w:rsidRDefault="00821C45">
      <w:pPr>
        <w:ind w:firstLine="709"/>
        <w:jc w:val="both"/>
        <w:rPr>
          <w:highlight w:val="yellow"/>
          <w:lang w:val="bg-BG"/>
        </w:rPr>
      </w:pPr>
      <w:r w:rsidRPr="000212D8">
        <w:rPr>
          <w:highlight w:val="yellow"/>
          <w:lang w:val="bg-BG"/>
        </w:rPr>
        <w:t xml:space="preserve">Спектралният анализ се извършва с дискретно преобразувание на Фурие на записа </w:t>
      </w:r>
      <m:oMath>
        <m:r>
          <w:rPr>
            <w:rFonts w:ascii="Cambria Math" w:hAnsi="Cambria Math"/>
            <w:highlight w:val="yellow"/>
            <w:lang w:val="bg-BG"/>
          </w:rPr>
          <m:t>x[n]</m:t>
        </m:r>
      </m:oMath>
      <w:r w:rsidRPr="000212D8">
        <w:rPr>
          <w:highlight w:val="yellow"/>
          <w:lang w:val="bg-BG"/>
        </w:rPr>
        <w:t xml:space="preserve"> с дължина </w:t>
      </w:r>
      <m:oMath>
        <m:r>
          <w:rPr>
            <w:rFonts w:ascii="Cambria Math" w:hAnsi="Cambria Math"/>
            <w:highlight w:val="yellow"/>
            <w:lang w:val="bg-BG"/>
          </w:rPr>
          <m:t>N</m:t>
        </m:r>
      </m:oMath>
      <w:r w:rsidRPr="000212D8">
        <w:rPr>
          <w:highlight w:val="yellow"/>
          <w:lang w:val="bg-BG"/>
        </w:rPr>
        <w:t xml:space="preserve"> отчета, умножен с прозорец на Хан </w:t>
      </w:r>
      <m:oMath>
        <m:r>
          <w:rPr>
            <w:rFonts w:ascii="Cambria Math" w:hAnsi="Cambria Math"/>
            <w:highlight w:val="yellow"/>
            <w:lang w:val="bg-BG"/>
          </w:rPr>
          <m:t>w[n]</m:t>
        </m:r>
      </m:oMath>
      <w:r w:rsidRPr="000212D8">
        <w:rPr>
          <w:highlight w:val="yellow"/>
          <w:lang w:val="bg-BG"/>
        </w:rPr>
        <w:t xml:space="preserve">. Едностранният амплитуден спектър и </w:t>
      </w:r>
      <w:del w:id="4" w:author="Nikolay Yordanov" w:date="2026-10-22T09:51:00Z" w16du:dateUtc="2026-10-22T06:51:00Z">
        <w:r w:rsidRPr="000212D8">
          <w:rPr>
            <w:highlight w:val="yellow"/>
            <w:lang w:val="bg-BG"/>
          </w:rPr>
          <w:delText>разделителната способност по честота</w:delText>
        </w:r>
      </w:del>
      <w:ins w:id="5" w:author="Nikolay Yordanov" w:date="2026-10-22T09:51:00Z" w16du:dateUtc="2026-10-22T06:51:00Z">
        <w:r w:rsidRPr="000212D8">
          <w:rPr>
            <w:highlight w:val="yellow"/>
            <w:lang w:val="bg-BG"/>
          </w:rPr>
          <w:t>честотната стъпка</w:t>
        </w:r>
      </w:ins>
      <w:r w:rsidRPr="000212D8">
        <w:rPr>
          <w:highlight w:val="yellow"/>
          <w:lang w:val="bg-BG"/>
        </w:rPr>
        <w:t xml:space="preserve"> са:</w:t>
      </w:r>
    </w:p>
    <w:p w14:paraId="78CB8E2E" w14:textId="77777777" w:rsidR="00862819" w:rsidRPr="000212D8" w:rsidRDefault="00862819">
      <w:pPr>
        <w:ind w:firstLine="709"/>
        <w:jc w:val="both"/>
        <w:rPr>
          <w:highlight w:val="yellow"/>
          <w:lang w:val="bg-BG"/>
        </w:rPr>
      </w:pPr>
    </w:p>
    <w:p w14:paraId="341A6E8D" w14:textId="77777777" w:rsidR="00105715" w:rsidRPr="000212D8" w:rsidRDefault="00862819">
      <w:pPr>
        <w:tabs>
          <w:tab w:val="center" w:pos="4819"/>
        </w:tabs>
        <w:spacing w:before="120" w:after="120"/>
        <w:rPr>
          <w:highlight w:val="yellow"/>
          <w:lang w:val="bg-BG"/>
        </w:rPr>
      </w:pPr>
      <w:r w:rsidRPr="000212D8">
        <w:rPr>
          <w:highlight w:val="yellow"/>
          <w:lang w:val="bg-BG"/>
        </w:rPr>
        <w:t>(8.8</w:t>
      </w:r>
      <w:r w:rsidR="00821C45" w:rsidRPr="000212D8">
        <w:rPr>
          <w:highlight w:val="yellow"/>
          <w:lang w:val="bg-BG"/>
        </w:rPr>
        <w:t>)</w:t>
      </w:r>
      <w:r w:rsidR="00821C45" w:rsidRPr="000212D8">
        <w:rPr>
          <w:highlight w:val="yellow"/>
          <w:lang w:val="bg-BG"/>
        </w:rPr>
        <w:tab/>
      </w:r>
      <m:oMath>
        <m:sSub>
          <m:sSubPr>
            <m:ctrlPr>
              <w:rPr>
                <w:rFonts w:ascii="Cambria Math" w:hAnsi="Cambria Math"/>
                <w:highlight w:val="yellow"/>
                <w:lang w:val="bg-BG"/>
              </w:rPr>
            </m:ctrlPr>
          </m:sSubPr>
          <m:e>
            <m:r>
              <w:rPr>
                <w:rFonts w:ascii="Cambria Math" w:hAnsi="Cambria Math"/>
                <w:highlight w:val="yellow"/>
                <w:lang w:val="bg-BG"/>
              </w:rPr>
              <m:t>A</m:t>
            </m:r>
          </m:e>
          <m:sub>
            <m:r>
              <w:rPr>
                <w:rFonts w:ascii="Cambria Math" w:hAnsi="Cambria Math"/>
                <w:highlight w:val="yellow"/>
                <w:lang w:val="bg-BG"/>
              </w:rPr>
              <m:t>k</m:t>
            </m:r>
          </m:sub>
        </m:sSub>
        <m:r>
          <w:rPr>
            <w:rFonts w:ascii="Cambria Math" w:hAnsi="Cambria Math"/>
            <w:highlight w:val="yellow"/>
            <w:lang w:val="bg-BG"/>
          </w:rPr>
          <m:t>=</m:t>
        </m:r>
        <m:f>
          <m:fPr>
            <m:ctrlPr>
              <w:rPr>
                <w:rFonts w:ascii="Cambria Math" w:hAnsi="Cambria Math"/>
                <w:highlight w:val="yellow"/>
                <w:lang w:val="bg-BG"/>
              </w:rPr>
            </m:ctrlPr>
          </m:fPr>
          <m:num>
            <m:r>
              <w:rPr>
                <w:rFonts w:ascii="Cambria Math" w:hAnsi="Cambria Math"/>
                <w:highlight w:val="yellow"/>
                <w:lang w:val="bg-BG"/>
              </w:rPr>
              <m:t>2</m:t>
            </m:r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  <w:highlight w:val="yellow"/>
                    <w:lang w:val="bg-BG"/>
                  </w:rPr>
                </m:ctrlPr>
              </m:naryPr>
              <m:sub>
                <m:r>
                  <w:rPr>
                    <w:rFonts w:ascii="Cambria Math" w:hAnsi="Cambria Math"/>
                    <w:highlight w:val="yellow"/>
                    <w:lang w:val="bg-BG"/>
                  </w:rPr>
                  <m:t>n</m:t>
                </m:r>
              </m:sub>
              <m:sup/>
              <m:e>
                <m:r>
                  <w:rPr>
                    <w:rFonts w:ascii="Cambria Math" w:hAnsi="Cambria Math"/>
                    <w:highlight w:val="yellow"/>
                    <w:lang w:val="bg-BG"/>
                  </w:rPr>
                  <m:t>w[n]</m:t>
                </m:r>
              </m:e>
            </m:nary>
          </m:den>
        </m:f>
        <m:d>
          <m:dPr>
            <m:begChr m:val="|"/>
            <m:endChr m:val="|"/>
            <m:ctrlPr>
              <w:rPr>
                <w:rFonts w:ascii="Cambria Math" w:hAnsi="Cambria Math"/>
                <w:highlight w:val="yellow"/>
                <w:lang w:val="bg-BG"/>
              </w:rPr>
            </m:ctrlPr>
          </m:dPr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highlight w:val="yellow"/>
                    <w:lang w:val="bg-BG"/>
                  </w:rPr>
                </m:ctrlPr>
              </m:naryPr>
              <m:sub>
                <m:r>
                  <w:rPr>
                    <w:rFonts w:ascii="Cambria Math" w:hAnsi="Cambria Math"/>
                    <w:highlight w:val="yellow"/>
                    <w:lang w:val="bg-BG"/>
                  </w:rPr>
                  <m:t>n=0</m:t>
                </m:r>
              </m:sub>
              <m:sup>
                <m:r>
                  <w:rPr>
                    <w:rFonts w:ascii="Cambria Math" w:hAnsi="Cambria Math"/>
                    <w:highlight w:val="yellow"/>
                    <w:lang w:val="bg-BG"/>
                  </w:rPr>
                  <m:t>N-1</m:t>
                </m:r>
              </m:sup>
              <m:e>
                <m:r>
                  <w:rPr>
                    <w:rFonts w:ascii="Cambria Math" w:hAnsi="Cambria Math"/>
                    <w:highlight w:val="yellow"/>
                    <w:lang w:val="bg-BG"/>
                  </w:rPr>
                  <m:t>w[n]x[n]</m:t>
                </m:r>
                <m:sSup>
                  <m:sSupPr>
                    <m:ctrlPr>
                      <w:rPr>
                        <w:rFonts w:ascii="Cambria Math" w:hAnsi="Cambria Math"/>
                        <w:highlight w:val="yellow"/>
                        <w:lang w:val="bg-BG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highlight w:val="yellow"/>
                        <w:lang w:val="bg-BG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highlight w:val="yellow"/>
                        <w:lang w:val="bg-BG"/>
                      </w:rPr>
                      <m:t>-j2πkn/N</m:t>
                    </m:r>
                  </m:sup>
                </m:sSup>
              </m:e>
            </m:nary>
          </m:e>
        </m:d>
        <m:r>
          <m:rPr>
            <m:sty m:val="p"/>
          </m:rPr>
          <w:rPr>
            <w:rFonts w:ascii="Cambria Math" w:hAnsi="Cambria Math"/>
            <w:highlight w:val="yellow"/>
            <w:lang w:val="bg-BG"/>
          </w:rPr>
          <m:t>;</m:t>
        </m:r>
      </m:oMath>
    </w:p>
    <w:p w14:paraId="750FEA2A" w14:textId="77777777" w:rsidR="00862819" w:rsidRPr="000212D8" w:rsidRDefault="00862819">
      <w:pPr>
        <w:tabs>
          <w:tab w:val="center" w:pos="4819"/>
        </w:tabs>
        <w:spacing w:before="120" w:after="120"/>
        <w:rPr>
          <w:highlight w:val="yellow"/>
          <w:lang w:val="bg-BG"/>
        </w:rPr>
      </w:pPr>
    </w:p>
    <w:p w14:paraId="7E975061" w14:textId="77777777" w:rsidR="00105715" w:rsidRPr="000212D8" w:rsidRDefault="00862819">
      <w:pPr>
        <w:tabs>
          <w:tab w:val="center" w:pos="4819"/>
        </w:tabs>
        <w:spacing w:before="120" w:after="120"/>
        <w:rPr>
          <w:highlight w:val="yellow"/>
          <w:lang w:val="bg-BG"/>
        </w:rPr>
      </w:pPr>
      <w:r w:rsidRPr="000212D8">
        <w:rPr>
          <w:highlight w:val="yellow"/>
          <w:lang w:val="bg-BG"/>
        </w:rPr>
        <w:t>(8.9</w:t>
      </w:r>
      <w:r w:rsidR="00821C45" w:rsidRPr="000212D8">
        <w:rPr>
          <w:highlight w:val="yellow"/>
          <w:lang w:val="bg-BG"/>
        </w:rPr>
        <w:t>)</w:t>
      </w:r>
      <w:r w:rsidR="00821C45" w:rsidRPr="000212D8">
        <w:rPr>
          <w:highlight w:val="yellow"/>
          <w:lang w:val="bg-BG"/>
        </w:rPr>
        <w:tab/>
      </w:r>
      <m:oMath>
        <m:r>
          <w:rPr>
            <w:rFonts w:ascii="Cambria Math" w:hAnsi="Cambria Math"/>
            <w:highlight w:val="yellow"/>
            <w:lang w:val="bg-BG"/>
          </w:rPr>
          <m:t>Δf=</m:t>
        </m:r>
        <m:f>
          <m:fPr>
            <m:ctrlPr>
              <w:rPr>
                <w:rFonts w:ascii="Cambria Math" w:hAnsi="Cambria Math"/>
                <w:highlight w:val="yellow"/>
                <w:lang w:val="bg-BG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highlight w:val="yellow"/>
                    <w:lang w:val="bg-BG"/>
                  </w:rPr>
                </m:ctrlPr>
              </m:sSubPr>
              <m:e>
                <m:r>
                  <w:rPr>
                    <w:rFonts w:ascii="Cambria Math" w:hAnsi="Cambria Math"/>
                    <w:highlight w:val="yellow"/>
                    <w:lang w:val="bg-BG"/>
                  </w:rPr>
                  <m:t>f</m:t>
                </m:r>
              </m:e>
              <m:sub>
                <m:r>
                  <w:rPr>
                    <w:rFonts w:ascii="Cambria Math" w:hAnsi="Cambria Math"/>
                    <w:highlight w:val="yellow"/>
                    <w:lang w:val="bg-BG"/>
                  </w:rPr>
                  <m:t>s</m:t>
                </m:r>
              </m:sub>
            </m:sSub>
          </m:num>
          <m:den>
            <m:r>
              <w:rPr>
                <w:rFonts w:ascii="Cambria Math" w:hAnsi="Cambria Math"/>
                <w:highlight w:val="yellow"/>
                <w:lang w:val="bg-BG"/>
              </w:rPr>
              <m:t>N</m:t>
            </m:r>
          </m:den>
        </m:f>
        <m:r>
          <w:rPr>
            <w:rFonts w:ascii="Cambria Math" w:hAnsi="Cambria Math"/>
            <w:highlight w:val="yellow"/>
            <w:lang w:val="bg-BG"/>
          </w:rPr>
          <m:t>=</m:t>
        </m:r>
        <m:f>
          <m:fPr>
            <m:ctrlPr>
              <w:rPr>
                <w:rFonts w:ascii="Cambria Math" w:hAnsi="Cambria Math"/>
                <w:highlight w:val="yellow"/>
                <w:lang w:val="bg-BG"/>
              </w:rPr>
            </m:ctrlPr>
          </m:fPr>
          <m:num>
            <m:r>
              <w:rPr>
                <w:rFonts w:ascii="Cambria Math" w:hAnsi="Cambria Math"/>
                <w:highlight w:val="yellow"/>
                <w:lang w:val="bg-BG"/>
              </w:rPr>
              <m:t>1</m:t>
            </m:r>
          </m:num>
          <m:den>
            <m:r>
              <w:rPr>
                <w:rFonts w:ascii="Cambria Math" w:hAnsi="Cambria Math"/>
                <w:highlight w:val="yellow"/>
                <w:lang w:val="bg-BG"/>
              </w:rPr>
              <m:t>T</m:t>
            </m:r>
          </m:den>
        </m:f>
        <m:r>
          <m:rPr>
            <m:sty m:val="p"/>
          </m:rPr>
          <w:rPr>
            <w:rFonts w:ascii="Cambria Math" w:hAnsi="Cambria Math"/>
            <w:highlight w:val="yellow"/>
            <w:lang w:val="bg-BG"/>
          </w:rPr>
          <m:t>,</m:t>
        </m:r>
      </m:oMath>
    </w:p>
    <w:p w14:paraId="0DF394A6" w14:textId="77777777" w:rsidR="00862819" w:rsidRPr="000212D8" w:rsidRDefault="00862819">
      <w:pPr>
        <w:jc w:val="both"/>
        <w:rPr>
          <w:highlight w:val="yellow"/>
          <w:lang w:val="bg-BG"/>
        </w:rPr>
      </w:pPr>
    </w:p>
    <w:p w14:paraId="549A5E13" w14:textId="77777777" w:rsidR="00105715" w:rsidRPr="000212D8" w:rsidRDefault="00821C45">
      <w:pPr>
        <w:jc w:val="both"/>
        <w:rPr>
          <w:highlight w:val="yellow"/>
          <w:lang w:val="bg-BG"/>
        </w:rPr>
      </w:pPr>
      <w:r w:rsidRPr="000212D8">
        <w:rPr>
          <w:highlight w:val="yellow"/>
          <w:lang w:val="bg-BG"/>
        </w:rPr>
        <w:t xml:space="preserve">където: </w:t>
      </w:r>
      <m:oMath>
        <m:sSub>
          <m:sSubPr>
            <m:ctrlPr>
              <w:rPr>
                <w:rFonts w:ascii="Cambria Math" w:hAnsi="Cambria Math"/>
                <w:highlight w:val="yellow"/>
                <w:lang w:val="bg-BG"/>
              </w:rPr>
            </m:ctrlPr>
          </m:sSubPr>
          <m:e>
            <m:r>
              <w:rPr>
                <w:rFonts w:ascii="Cambria Math" w:hAnsi="Cambria Math"/>
                <w:highlight w:val="yellow"/>
                <w:lang w:val="bg-BG"/>
              </w:rPr>
              <m:t>f</m:t>
            </m:r>
          </m:e>
          <m:sub>
            <m:r>
              <w:rPr>
                <w:rFonts w:ascii="Cambria Math" w:hAnsi="Cambria Math"/>
                <w:highlight w:val="yellow"/>
                <w:lang w:val="bg-BG"/>
              </w:rPr>
              <m:t>s</m:t>
            </m:r>
          </m:sub>
        </m:sSub>
      </m:oMath>
      <w:r w:rsidRPr="000212D8">
        <w:rPr>
          <w:highlight w:val="yellow"/>
          <w:lang w:val="bg-BG"/>
        </w:rPr>
        <w:t xml:space="preserve"> е честотата на дискретизация; </w:t>
      </w:r>
      <m:oMath>
        <m:r>
          <w:rPr>
            <w:rFonts w:ascii="Cambria Math" w:hAnsi="Cambria Math"/>
            <w:highlight w:val="yellow"/>
            <w:lang w:val="bg-BG"/>
          </w:rPr>
          <m:t>T</m:t>
        </m:r>
      </m:oMath>
      <w:r w:rsidRPr="000212D8">
        <w:rPr>
          <w:highlight w:val="yellow"/>
          <w:lang w:val="bg-BG"/>
        </w:rPr>
        <w:t xml:space="preserve"> – продължителността на записа. При </w:t>
      </w:r>
      <m:oMath>
        <m:r>
          <w:rPr>
            <w:rFonts w:ascii="Cambria Math" w:hAnsi="Cambria Math"/>
            <w:highlight w:val="yellow"/>
            <w:lang w:val="bg-BG"/>
          </w:rPr>
          <m:t>T</m:t>
        </m:r>
      </m:oMath>
      <w:r w:rsidRPr="000212D8">
        <w:rPr>
          <w:highlight w:val="yellow"/>
          <w:lang w:val="bg-BG"/>
        </w:rPr>
        <w:t xml:space="preserve"> ≈ 20 s </w:t>
      </w:r>
      <w:del w:id="6" w:author="Nikolay Yordanov" w:date="2026-10-22T09:51:00Z" w16du:dateUtc="2026-10-22T06:51:00Z">
        <w:r w:rsidRPr="000212D8">
          <w:rPr>
            <w:highlight w:val="yellow"/>
            <w:lang w:val="bg-BG"/>
          </w:rPr>
          <w:delText>разделителната способност</w:delText>
        </w:r>
      </w:del>
      <w:ins w:id="7" w:author="Nikolay Yordanov" w:date="2026-10-22T09:51:00Z" w16du:dateUtc="2026-10-22T06:51:00Z">
        <w:r w:rsidRPr="000212D8">
          <w:rPr>
            <w:highlight w:val="yellow"/>
            <w:lang w:val="bg-BG"/>
          </w:rPr>
          <w:t>честотната стъпка</w:t>
        </w:r>
      </w:ins>
      <w:r w:rsidRPr="000212D8">
        <w:rPr>
          <w:highlight w:val="yellow"/>
          <w:lang w:val="bg-BG"/>
        </w:rPr>
        <w:t xml:space="preserve"> е около 0,05 Hz.</w:t>
      </w:r>
    </w:p>
    <w:p w14:paraId="4117DA77" w14:textId="77777777" w:rsidR="00105715" w:rsidRPr="000212D8" w:rsidRDefault="00821C45">
      <w:pPr>
        <w:ind w:firstLine="709"/>
        <w:jc w:val="both"/>
        <w:rPr>
          <w:highlight w:val="yellow"/>
          <w:lang w:val="bg-BG"/>
        </w:rPr>
      </w:pPr>
      <w:r w:rsidRPr="000212D8">
        <w:rPr>
          <w:highlight w:val="yellow"/>
          <w:lang w:val="bg-BG"/>
        </w:rPr>
        <w:t>Във времевата област пулсациите се характеризират с ефективната си стойност, размаха и крест-фактора:</w:t>
      </w:r>
    </w:p>
    <w:p w14:paraId="4B24DFB8" w14:textId="77777777" w:rsidR="00862819" w:rsidRPr="000212D8" w:rsidRDefault="00862819">
      <w:pPr>
        <w:ind w:firstLine="709"/>
        <w:jc w:val="both"/>
        <w:rPr>
          <w:highlight w:val="yellow"/>
          <w:lang w:val="bg-BG"/>
        </w:rPr>
      </w:pPr>
    </w:p>
    <w:p w14:paraId="60A78389" w14:textId="77777777" w:rsidR="00105715" w:rsidRPr="000212D8" w:rsidRDefault="00862819">
      <w:pPr>
        <w:tabs>
          <w:tab w:val="center" w:pos="4819"/>
        </w:tabs>
        <w:spacing w:before="120" w:after="120"/>
        <w:rPr>
          <w:highlight w:val="yellow"/>
          <w:lang w:val="bg-BG"/>
        </w:rPr>
      </w:pPr>
      <w:r w:rsidRPr="000212D8">
        <w:rPr>
          <w:highlight w:val="yellow"/>
          <w:lang w:val="bg-BG"/>
        </w:rPr>
        <w:lastRenderedPageBreak/>
        <w:t>(8.10</w:t>
      </w:r>
      <w:r w:rsidR="00821C45" w:rsidRPr="000212D8">
        <w:rPr>
          <w:highlight w:val="yellow"/>
          <w:lang w:val="bg-BG"/>
        </w:rPr>
        <w:t>)</w:t>
      </w:r>
      <w:r w:rsidR="00821C45" w:rsidRPr="000212D8">
        <w:rPr>
          <w:highlight w:val="yellow"/>
          <w:lang w:val="bg-BG"/>
        </w:rPr>
        <w:tab/>
      </w:r>
      <m:oMath>
        <m:sSub>
          <m:sSubPr>
            <m:ctrlPr>
              <w:rPr>
                <w:rFonts w:ascii="Cambria Math" w:hAnsi="Cambria Math"/>
                <w:highlight w:val="yellow"/>
                <w:lang w:val="bg-BG"/>
              </w:rPr>
            </m:ctrlPr>
          </m:sSubPr>
          <m:e>
            <m:r>
              <w:rPr>
                <w:rFonts w:ascii="Cambria Math" w:hAnsi="Cambria Math"/>
                <w:highlight w:val="yellow"/>
                <w:lang w:val="bg-BG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highlight w:val="yellow"/>
                <w:lang w:val="bg-BG"/>
              </w:rPr>
              <m:t>rms</m:t>
            </m:r>
          </m:sub>
        </m:sSub>
        <m:r>
          <w:rPr>
            <w:rFonts w:ascii="Cambria Math" w:hAnsi="Cambria Math"/>
            <w:highlight w:val="yellow"/>
            <w:lang w:val="bg-BG"/>
          </w:rPr>
          <m:t>=</m:t>
        </m:r>
        <m:rad>
          <m:radPr>
            <m:degHide m:val="1"/>
            <m:ctrlPr>
              <w:rPr>
                <w:rFonts w:ascii="Cambria Math" w:hAnsi="Cambria Math"/>
                <w:highlight w:val="yellow"/>
                <w:lang w:val="bg-BG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highlight w:val="yellow"/>
                    <w:lang w:val="bg-BG"/>
                  </w:rPr>
                </m:ctrlPr>
              </m:fPr>
              <m:num>
                <m:r>
                  <w:rPr>
                    <w:rFonts w:ascii="Cambria Math" w:hAnsi="Cambria Math"/>
                    <w:highlight w:val="yellow"/>
                    <w:lang w:val="bg-BG"/>
                  </w:rPr>
                  <m:t>1</m:t>
                </m:r>
              </m:num>
              <m:den>
                <m:r>
                  <w:rPr>
                    <w:rFonts w:ascii="Cambria Math" w:hAnsi="Cambria Math"/>
                    <w:highlight w:val="yellow"/>
                    <w:lang w:val="bg-BG"/>
                  </w:rPr>
                  <m:t>N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highlight w:val="yellow"/>
                    <w:lang w:val="bg-BG"/>
                  </w:rPr>
                </m:ctrlPr>
              </m:naryPr>
              <m:sub>
                <m:r>
                  <w:rPr>
                    <w:rFonts w:ascii="Cambria Math" w:hAnsi="Cambria Math"/>
                    <w:highlight w:val="yellow"/>
                    <w:lang w:val="bg-BG"/>
                  </w:rPr>
                  <m:t>n=0</m:t>
                </m:r>
              </m:sub>
              <m:sup>
                <m:r>
                  <w:rPr>
                    <w:rFonts w:ascii="Cambria Math" w:hAnsi="Cambria Math"/>
                    <w:highlight w:val="yellow"/>
                    <w:lang w:val="bg-BG"/>
                  </w:rPr>
                  <m:t>N-1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highlight w:val="yellow"/>
                        <w:lang w:val="bg-BG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highlight w:val="yellow"/>
                            <w:lang w:val="bg-BG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highlight w:val="yellow"/>
                            <w:lang w:val="bg-BG"/>
                          </w:rPr>
                          <m:t>x[n]-</m:t>
                        </m:r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highlight w:val="yellow"/>
                                <w:lang w:val="bg-BG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  <w:highlight w:val="yellow"/>
                                <w:lang w:val="bg-BG"/>
                              </w:rPr>
                              <m:t>x</m:t>
                            </m:r>
                          </m:e>
                        </m:bar>
                      </m:e>
                    </m:d>
                  </m:e>
                  <m:sup>
                    <m:r>
                      <w:rPr>
                        <w:rFonts w:ascii="Cambria Math" w:hAnsi="Cambria Math"/>
                        <w:highlight w:val="yellow"/>
                        <w:lang w:val="bg-BG"/>
                      </w:rPr>
                      <m:t>2</m:t>
                    </m:r>
                  </m:sup>
                </m:sSup>
              </m:e>
            </m:nary>
          </m:e>
        </m:rad>
        <m:r>
          <m:rPr>
            <m:sty m:val="p"/>
          </m:rPr>
          <w:rPr>
            <w:rFonts w:ascii="Cambria Math" w:hAnsi="Cambria Math"/>
            <w:highlight w:val="yellow"/>
            <w:lang w:val="bg-BG"/>
          </w:rPr>
          <m:t>; </m:t>
        </m:r>
        <m:sSub>
          <m:sSubPr>
            <m:ctrlPr>
              <w:rPr>
                <w:rFonts w:ascii="Cambria Math" w:hAnsi="Cambria Math"/>
                <w:highlight w:val="yellow"/>
                <w:lang w:val="bg-BG"/>
              </w:rPr>
            </m:ctrlPr>
          </m:sSubPr>
          <m:e>
            <m:r>
              <w:rPr>
                <w:rFonts w:ascii="Cambria Math" w:hAnsi="Cambria Math"/>
                <w:highlight w:val="yellow"/>
                <w:lang w:val="bg-BG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highlight w:val="yellow"/>
                <w:lang w:val="bg-BG"/>
              </w:rPr>
              <m:t>pp</m:t>
            </m:r>
          </m:sub>
        </m:sSub>
        <m:r>
          <w:rPr>
            <w:rFonts w:ascii="Cambria Math" w:hAnsi="Cambria Math"/>
            <w:highlight w:val="yellow"/>
            <w:lang w:val="bg-BG"/>
          </w:rPr>
          <m:t>=</m:t>
        </m:r>
        <m:r>
          <m:rPr>
            <m:sty m:val="p"/>
          </m:rPr>
          <w:rPr>
            <w:rFonts w:ascii="Cambria Math" w:hAnsi="Cambria Math"/>
            <w:highlight w:val="yellow"/>
            <w:lang w:val="bg-BG"/>
          </w:rPr>
          <m:t>max</m:t>
        </m:r>
        <m:r>
          <w:rPr>
            <w:rFonts w:ascii="Cambria Math" w:hAnsi="Cambria Math"/>
            <w:highlight w:val="yellow"/>
            <w:lang w:val="bg-BG"/>
          </w:rPr>
          <m:t>x[n]-</m:t>
        </m:r>
        <m:r>
          <m:rPr>
            <m:sty m:val="p"/>
          </m:rPr>
          <w:rPr>
            <w:rFonts w:ascii="Cambria Math" w:hAnsi="Cambria Math"/>
            <w:highlight w:val="yellow"/>
            <w:lang w:val="bg-BG"/>
          </w:rPr>
          <m:t>min</m:t>
        </m:r>
        <m:r>
          <w:rPr>
            <w:rFonts w:ascii="Cambria Math" w:hAnsi="Cambria Math"/>
            <w:highlight w:val="yellow"/>
            <w:lang w:val="bg-BG"/>
          </w:rPr>
          <m:t>x[n]</m:t>
        </m:r>
        <m:r>
          <m:rPr>
            <m:sty m:val="p"/>
          </m:rPr>
          <w:rPr>
            <w:rFonts w:ascii="Cambria Math" w:hAnsi="Cambria Math"/>
            <w:highlight w:val="yellow"/>
            <w:lang w:val="bg-BG"/>
          </w:rPr>
          <m:t>;</m:t>
        </m:r>
      </m:oMath>
    </w:p>
    <w:p w14:paraId="156E1BFA" w14:textId="77777777" w:rsidR="00862819" w:rsidRPr="000212D8" w:rsidRDefault="00862819">
      <w:pPr>
        <w:tabs>
          <w:tab w:val="center" w:pos="4819"/>
        </w:tabs>
        <w:spacing w:before="120" w:after="120"/>
        <w:rPr>
          <w:highlight w:val="yellow"/>
          <w:lang w:val="bg-BG"/>
        </w:rPr>
      </w:pPr>
    </w:p>
    <w:p w14:paraId="3C340D4D" w14:textId="77777777" w:rsidR="00105715" w:rsidRPr="000212D8" w:rsidRDefault="00862819">
      <w:pPr>
        <w:tabs>
          <w:tab w:val="center" w:pos="4819"/>
        </w:tabs>
        <w:spacing w:before="120" w:after="120"/>
        <w:rPr>
          <w:highlight w:val="yellow"/>
          <w:lang w:val="bg-BG"/>
        </w:rPr>
      </w:pPr>
      <w:r w:rsidRPr="000212D8">
        <w:rPr>
          <w:highlight w:val="yellow"/>
          <w:lang w:val="bg-BG"/>
        </w:rPr>
        <w:t>(8.11</w:t>
      </w:r>
      <w:r w:rsidR="00821C45" w:rsidRPr="000212D8">
        <w:rPr>
          <w:highlight w:val="yellow"/>
          <w:lang w:val="bg-BG"/>
        </w:rPr>
        <w:t>)</w:t>
      </w:r>
      <w:r w:rsidR="00821C45" w:rsidRPr="000212D8">
        <w:rPr>
          <w:highlight w:val="yellow"/>
          <w:lang w:val="bg-BG"/>
        </w:rPr>
        <w:tab/>
      </w:r>
      <m:oMath>
        <m:r>
          <m:rPr>
            <m:sty m:val="p"/>
          </m:rPr>
          <w:rPr>
            <w:rFonts w:ascii="Cambria Math" w:hAnsi="Cambria Math"/>
            <w:highlight w:val="yellow"/>
            <w:lang w:val="bg-BG"/>
          </w:rPr>
          <m:t>CF</m:t>
        </m:r>
        <m:r>
          <w:rPr>
            <w:rFonts w:ascii="Cambria Math" w:hAnsi="Cambria Math"/>
            <w:highlight w:val="yellow"/>
            <w:lang w:val="bg-BG"/>
          </w:rPr>
          <m:t>=</m:t>
        </m:r>
        <m:f>
          <m:fPr>
            <m:ctrlPr>
              <w:rPr>
                <w:rFonts w:ascii="Cambria Math" w:hAnsi="Cambria Math"/>
                <w:highlight w:val="yellow"/>
                <w:lang w:val="bg-BG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highlight w:val="yellow"/>
                <w:lang w:val="bg-BG"/>
              </w:rPr>
              <m:t>max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highlight w:val="yellow"/>
                    <w:lang w:val="bg-BG"/>
                  </w:rPr>
                </m:ctrlPr>
              </m:dPr>
              <m:e>
                <m:r>
                  <w:rPr>
                    <w:rFonts w:ascii="Cambria Math" w:hAnsi="Cambria Math"/>
                    <w:highlight w:val="yellow"/>
                    <w:lang w:val="bg-BG"/>
                  </w:rPr>
                  <m:t>x[n]-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highlight w:val="yellow"/>
                        <w:lang w:val="bg-BG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highlight w:val="yellow"/>
                        <w:lang w:val="bg-BG"/>
                      </w:rPr>
                      <m:t>x</m:t>
                    </m:r>
                  </m:e>
                </m:bar>
              </m:e>
            </m:d>
          </m:num>
          <m:den>
            <m:sSub>
              <m:sSubPr>
                <m:ctrlPr>
                  <w:rPr>
                    <w:rFonts w:ascii="Cambria Math" w:hAnsi="Cambria Math"/>
                    <w:highlight w:val="yellow"/>
                    <w:lang w:val="bg-BG"/>
                  </w:rPr>
                </m:ctrlPr>
              </m:sSubPr>
              <m:e>
                <m:r>
                  <w:rPr>
                    <w:rFonts w:ascii="Cambria Math" w:hAnsi="Cambria Math"/>
                    <w:highlight w:val="yellow"/>
                    <w:lang w:val="bg-BG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  <w:lang w:val="bg-BG"/>
                  </w:rPr>
                  <m:t>rms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highlight w:val="yellow"/>
            <w:lang w:val="bg-BG"/>
          </w:rPr>
          <m:t>,</m:t>
        </m:r>
      </m:oMath>
    </w:p>
    <w:p w14:paraId="33EF27C1" w14:textId="77777777" w:rsidR="00862819" w:rsidRPr="000212D8" w:rsidRDefault="00862819">
      <w:pPr>
        <w:tabs>
          <w:tab w:val="center" w:pos="4819"/>
        </w:tabs>
        <w:spacing w:before="120" w:after="120"/>
        <w:rPr>
          <w:highlight w:val="yellow"/>
          <w:lang w:val="bg-BG"/>
        </w:rPr>
      </w:pPr>
    </w:p>
    <w:p w14:paraId="78D4D65A" w14:textId="77777777" w:rsidR="00105715" w:rsidRPr="000212D8" w:rsidRDefault="00821C45">
      <w:pPr>
        <w:jc w:val="both"/>
        <w:rPr>
          <w:lang w:val="bg-BG"/>
        </w:rPr>
      </w:pPr>
      <w:r w:rsidRPr="000212D8">
        <w:rPr>
          <w:highlight w:val="yellow"/>
          <w:lang w:val="bg-BG"/>
        </w:rPr>
        <w:t xml:space="preserve">където </w:t>
      </w:r>
      <m:oMath>
        <m:bar>
          <m:barPr>
            <m:pos m:val="top"/>
            <m:ctrlPr>
              <w:rPr>
                <w:rFonts w:ascii="Cambria Math" w:hAnsi="Cambria Math"/>
                <w:highlight w:val="yellow"/>
                <w:lang w:val="bg-BG"/>
              </w:rPr>
            </m:ctrlPr>
          </m:barPr>
          <m:e>
            <m:r>
              <w:rPr>
                <w:rFonts w:ascii="Cambria Math" w:hAnsi="Cambria Math"/>
                <w:highlight w:val="yellow"/>
                <w:lang w:val="bg-BG"/>
              </w:rPr>
              <m:t>x</m:t>
            </m:r>
          </m:e>
        </m:bar>
      </m:oMath>
      <w:r w:rsidRPr="000212D8">
        <w:rPr>
          <w:highlight w:val="yellow"/>
          <w:lang w:val="bg-BG"/>
        </w:rPr>
        <w:t xml:space="preserve"> е средната стойност на записа. За синусоидален сигнал CF = √2 ≈ 1,41, а по-големите стойности показват импулсен характер на тока.</w:t>
      </w:r>
    </w:p>
    <w:p w14:paraId="1830203A" w14:textId="77777777" w:rsidR="00105715" w:rsidRPr="000212D8" w:rsidRDefault="00821C45">
      <w:pPr>
        <w:keepNext/>
        <w:spacing w:before="180" w:after="80"/>
        <w:ind w:firstLine="709"/>
        <w:rPr>
          <w:lang w:val="bg-BG"/>
        </w:rPr>
      </w:pPr>
      <w:r w:rsidRPr="000212D8">
        <w:rPr>
          <w:b/>
          <w:sz w:val="30"/>
          <w:lang w:val="bg-BG"/>
        </w:rPr>
        <w:t>8.3. Схема на изследваната система</w:t>
      </w:r>
    </w:p>
    <w:p w14:paraId="09510958" w14:textId="77777777" w:rsidR="00150581" w:rsidRPr="000212D8" w:rsidRDefault="00150581" w:rsidP="00150581">
      <w:pPr>
        <w:ind w:firstLine="709"/>
        <w:jc w:val="both"/>
        <w:rPr>
          <w:lang w:val="bg-BG"/>
        </w:rPr>
      </w:pPr>
      <w:r w:rsidRPr="000212D8">
        <w:rPr>
          <w:lang w:val="bg-BG"/>
        </w:rPr>
        <w:t>На фиг. 8.1 е представена блокова схема на стенда за експериментално изследване на електрозадвижвания. Използваните означения са: ПК — персонален компютър; УУ1, УУ2 — управляващи устройства на изследваното електрозадвижване и товарната система; СП1, СП2 — силови преобразуватели; Д1, Д2 — електрически двигатели; ДС — датчик за скорост; ПУ — пулт за управление; РТ — регулатор на ток; БИВ — блок за измерване и визуализация.</w:t>
      </w:r>
    </w:p>
    <w:p w14:paraId="04E03842" w14:textId="77777777" w:rsidR="00150581" w:rsidRPr="000212D8" w:rsidRDefault="00150581" w:rsidP="00150581">
      <w:pPr>
        <w:ind w:firstLine="709"/>
        <w:jc w:val="both"/>
        <w:rPr>
          <w:lang w:val="bg-BG"/>
        </w:rPr>
      </w:pPr>
      <w:r w:rsidRPr="000212D8">
        <w:rPr>
          <w:lang w:val="bg-BG"/>
        </w:rPr>
        <w:t>В настоящото упражнение измервателният сигнал за тока на котвата се записва с цифров осцилоскоп, изпълняващ функцията на блока за измерване и визуализация. Изследванията се провеждат без използване на товарната система.</w:t>
      </w:r>
    </w:p>
    <w:p w14:paraId="28DAF3CD" w14:textId="77777777" w:rsidR="00150581" w:rsidRPr="000212D8" w:rsidRDefault="00150581" w:rsidP="00150581">
      <w:pPr>
        <w:ind w:firstLine="709"/>
        <w:jc w:val="both"/>
        <w:rPr>
          <w:lang w:val="bg-BG"/>
        </w:rPr>
      </w:pPr>
    </w:p>
    <w:p w14:paraId="72C7BF4F" w14:textId="77777777" w:rsidR="00105715" w:rsidRPr="000212D8" w:rsidRDefault="00150581" w:rsidP="00150581">
      <w:pPr>
        <w:jc w:val="both"/>
        <w:rPr>
          <w:lang w:val="bg-BG"/>
        </w:rPr>
      </w:pPr>
      <w:r w:rsidRPr="000212D8">
        <w:rPr>
          <w:noProof/>
          <w:lang w:val="bg-BG" w:eastAsia="bg-BG"/>
        </w:rPr>
        <w:drawing>
          <wp:inline distT="0" distB="0" distL="0" distR="0" wp14:anchorId="1493CBAF" wp14:editId="16BEA067">
            <wp:extent cx="6114495" cy="2088000"/>
            <wp:effectExtent l="0" t="0" r="635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95" cy="208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03309C" w14:textId="77777777" w:rsidR="00150581" w:rsidRPr="000212D8" w:rsidRDefault="00150581" w:rsidP="00150581">
      <w:pPr>
        <w:jc w:val="both"/>
        <w:rPr>
          <w:lang w:val="bg-BG"/>
        </w:rPr>
      </w:pPr>
    </w:p>
    <w:p w14:paraId="396CB4B4" w14:textId="77777777" w:rsidR="00105715" w:rsidRPr="000212D8" w:rsidRDefault="00150581" w:rsidP="00150581">
      <w:pPr>
        <w:jc w:val="center"/>
        <w:rPr>
          <w:i/>
          <w:sz w:val="24"/>
          <w:lang w:val="bg-BG"/>
        </w:rPr>
      </w:pPr>
      <w:r w:rsidRPr="000212D8">
        <w:rPr>
          <w:i/>
          <w:sz w:val="24"/>
          <w:lang w:val="bg-BG"/>
        </w:rPr>
        <w:t>Фиг. 8.1. Блокова схема на стенда за експериментално изследване на системата за електрозадвижване</w:t>
      </w:r>
      <w:r w:rsidR="00821C45" w:rsidRPr="000212D8">
        <w:rPr>
          <w:i/>
          <w:sz w:val="24"/>
          <w:lang w:val="bg-BG"/>
        </w:rPr>
        <w:t>.</w:t>
      </w:r>
    </w:p>
    <w:p w14:paraId="1A5D23C0" w14:textId="77777777" w:rsidR="00150581" w:rsidRPr="000212D8" w:rsidRDefault="00150581" w:rsidP="00150581">
      <w:pPr>
        <w:jc w:val="center"/>
        <w:rPr>
          <w:lang w:val="bg-BG"/>
        </w:rPr>
      </w:pPr>
    </w:p>
    <w:p w14:paraId="023145BC" w14:textId="77777777" w:rsidR="00105715" w:rsidRPr="000212D8" w:rsidRDefault="00821C45" w:rsidP="00150581">
      <w:pPr>
        <w:ind w:firstLine="709"/>
        <w:jc w:val="both"/>
        <w:rPr>
          <w:lang w:val="bg-BG"/>
        </w:rPr>
      </w:pPr>
      <w:r w:rsidRPr="000212D8">
        <w:rPr>
          <w:lang w:val="bg-BG"/>
        </w:rPr>
        <w:t xml:space="preserve">Регулаторите РС и РТ, тиристорният преобразувател и блоковете за обратни връзки са част от задвижването ELL 14010. Основната регулируема координата е скоростта на двигателя </w:t>
      </w:r>
      <m:oMath>
        <m:r>
          <w:rPr>
            <w:rFonts w:ascii="Cambria Math" w:hAnsi="Cambria Math"/>
            <w:lang w:val="bg-BG"/>
          </w:rPr>
          <m:t>ω</m:t>
        </m:r>
      </m:oMath>
      <w:r w:rsidRPr="000212D8">
        <w:rPr>
          <w:lang w:val="bg-BG"/>
        </w:rPr>
        <w:t>. Сигналът, пропорционален на тока на котвата, се записва с осцилоскоп.</w:t>
      </w:r>
    </w:p>
    <w:p w14:paraId="374CEDA0" w14:textId="77777777" w:rsidR="00105715" w:rsidRPr="000212D8" w:rsidRDefault="00821C45" w:rsidP="00150581">
      <w:pPr>
        <w:ind w:firstLine="709"/>
        <w:jc w:val="both"/>
        <w:rPr>
          <w:lang w:val="bg-BG"/>
        </w:rPr>
      </w:pPr>
      <w:r w:rsidRPr="000212D8">
        <w:rPr>
          <w:lang w:val="bg-BG"/>
        </w:rPr>
        <w:t>Общ изглед на лабораторната установка е показан на фиг. 8.2, а изследваният двигател и тиристорният преобразувател – на фиг. 8.3.</w:t>
      </w:r>
    </w:p>
    <w:p w14:paraId="1D44F30A" w14:textId="77777777" w:rsidR="00105715" w:rsidRPr="000212D8" w:rsidRDefault="00821C45" w:rsidP="00150581">
      <w:pPr>
        <w:keepNext/>
        <w:jc w:val="center"/>
        <w:rPr>
          <w:lang w:val="bg-BG"/>
        </w:rPr>
      </w:pPr>
      <w:r w:rsidRPr="000212D8">
        <w:rPr>
          <w:noProof/>
          <w:lang w:val="bg-BG" w:eastAsia="bg-BG"/>
        </w:rPr>
        <w:lastRenderedPageBreak/>
        <w:drawing>
          <wp:inline distT="0" distB="0" distL="0" distR="0" wp14:anchorId="2A1C45E4" wp14:editId="19B217B1">
            <wp:extent cx="5078214" cy="3060000"/>
            <wp:effectExtent l="0" t="0" r="825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test_rig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8214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C7DED" w14:textId="77777777" w:rsidR="00150581" w:rsidRPr="000212D8" w:rsidRDefault="00150581" w:rsidP="00150581">
      <w:pPr>
        <w:keepNext/>
        <w:jc w:val="center"/>
        <w:rPr>
          <w:lang w:val="bg-BG"/>
        </w:rPr>
      </w:pPr>
    </w:p>
    <w:p w14:paraId="3AE7EF40" w14:textId="77777777" w:rsidR="00105715" w:rsidRPr="000212D8" w:rsidRDefault="00821C45" w:rsidP="00150581">
      <w:pPr>
        <w:jc w:val="center"/>
        <w:rPr>
          <w:i/>
          <w:sz w:val="24"/>
          <w:lang w:val="bg-BG"/>
        </w:rPr>
      </w:pPr>
      <w:r w:rsidRPr="000212D8">
        <w:rPr>
          <w:i/>
          <w:sz w:val="24"/>
          <w:lang w:val="bg-BG"/>
        </w:rPr>
        <w:t>Фиг. 8.2. Общ изглед на лабораторната установка.</w:t>
      </w:r>
    </w:p>
    <w:p w14:paraId="6ED2315B" w14:textId="77777777" w:rsidR="00150581" w:rsidRPr="000212D8" w:rsidRDefault="00150581" w:rsidP="00150581">
      <w:pPr>
        <w:jc w:val="center"/>
        <w:rPr>
          <w:lang w:val="bg-BG"/>
        </w:rPr>
      </w:pPr>
    </w:p>
    <w:tbl>
      <w:tblPr>
        <w:tblW w:w="8844" w:type="dxa"/>
        <w:jc w:val="center"/>
        <w:tblLayout w:type="fixed"/>
        <w:tblLook w:val="04A0" w:firstRow="1" w:lastRow="0" w:firstColumn="1" w:lastColumn="0" w:noHBand="0" w:noVBand="1"/>
      </w:tblPr>
      <w:tblGrid>
        <w:gridCol w:w="4422"/>
        <w:gridCol w:w="737"/>
        <w:gridCol w:w="2948"/>
        <w:gridCol w:w="737"/>
      </w:tblGrid>
      <w:tr w:rsidR="00105715" w:rsidRPr="000212D8" w14:paraId="70B0D439" w14:textId="77777777" w:rsidTr="004A6C7B">
        <w:trPr>
          <w:cantSplit/>
          <w:jc w:val="center"/>
        </w:trPr>
        <w:tc>
          <w:tcPr>
            <w:tcW w:w="5159" w:type="dxa"/>
            <w:gridSpan w:val="2"/>
          </w:tcPr>
          <w:p w14:paraId="10BC585D" w14:textId="77777777" w:rsidR="00105715" w:rsidRPr="000212D8" w:rsidRDefault="00821C45" w:rsidP="00150581">
            <w:pPr>
              <w:keepNext/>
              <w:jc w:val="center"/>
              <w:rPr>
                <w:lang w:val="bg-BG"/>
              </w:rPr>
            </w:pPr>
            <w:r w:rsidRPr="000212D8">
              <w:rPr>
                <w:noProof/>
                <w:lang w:val="bg-BG" w:eastAsia="bg-BG"/>
              </w:rPr>
              <w:drawing>
                <wp:inline distT="0" distB="0" distL="0" distR="0" wp14:anchorId="6043AF4D" wp14:editId="1FA8FA30">
                  <wp:extent cx="3060000" cy="2297763"/>
                  <wp:effectExtent l="0" t="0" r="7620" b="762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_motor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297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  <w:gridSpan w:val="2"/>
          </w:tcPr>
          <w:p w14:paraId="24969545" w14:textId="77777777" w:rsidR="00105715" w:rsidRPr="000212D8" w:rsidRDefault="00821C45" w:rsidP="00150581">
            <w:pPr>
              <w:keepNext/>
              <w:jc w:val="center"/>
              <w:rPr>
                <w:lang w:val="bg-BG"/>
              </w:rPr>
            </w:pPr>
            <w:r w:rsidRPr="000212D8">
              <w:rPr>
                <w:noProof/>
                <w:lang w:val="bg-BG" w:eastAsia="bg-BG"/>
              </w:rPr>
              <w:drawing>
                <wp:inline distT="0" distB="0" distL="0" distR="0" wp14:anchorId="3092B56A" wp14:editId="07468345">
                  <wp:extent cx="1708245" cy="2340000"/>
                  <wp:effectExtent l="0" t="0" r="6350" b="317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_convert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245" cy="23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E9355C" w14:textId="77777777" w:rsidR="00150581" w:rsidRPr="000212D8" w:rsidRDefault="00150581" w:rsidP="00150581">
            <w:pPr>
              <w:keepNext/>
              <w:jc w:val="center"/>
              <w:rPr>
                <w:lang w:val="bg-BG"/>
              </w:rPr>
            </w:pPr>
          </w:p>
        </w:tc>
      </w:tr>
      <w:tr w:rsidR="00105715" w:rsidRPr="000212D8" w14:paraId="4163FD84" w14:textId="77777777" w:rsidTr="004A6C7B">
        <w:trPr>
          <w:gridAfter w:val="1"/>
          <w:wAfter w:w="737" w:type="dxa"/>
          <w:cantSplit/>
          <w:jc w:val="center"/>
        </w:trPr>
        <w:tc>
          <w:tcPr>
            <w:tcW w:w="4422" w:type="dxa"/>
          </w:tcPr>
          <w:p w14:paraId="4ACA8BB0" w14:textId="77777777" w:rsidR="00105715" w:rsidRPr="000212D8" w:rsidRDefault="00821C45" w:rsidP="00150581">
            <w:pPr>
              <w:keepNext/>
              <w:jc w:val="center"/>
              <w:rPr>
                <w:lang w:val="bg-BG"/>
              </w:rPr>
            </w:pPr>
            <w:r w:rsidRPr="000212D8">
              <w:rPr>
                <w:sz w:val="24"/>
                <w:lang w:val="bg-BG"/>
              </w:rPr>
              <w:t>а)</w:t>
            </w:r>
          </w:p>
        </w:tc>
        <w:tc>
          <w:tcPr>
            <w:tcW w:w="3685" w:type="dxa"/>
            <w:gridSpan w:val="2"/>
          </w:tcPr>
          <w:p w14:paraId="575DB7E0" w14:textId="77777777" w:rsidR="00105715" w:rsidRPr="000212D8" w:rsidRDefault="004A6C7B" w:rsidP="00150581">
            <w:pPr>
              <w:keepNext/>
              <w:jc w:val="center"/>
              <w:rPr>
                <w:lang w:val="bg-BG"/>
              </w:rPr>
            </w:pPr>
            <w:r w:rsidRPr="000212D8">
              <w:rPr>
                <w:sz w:val="24"/>
                <w:lang w:val="bg-BG"/>
              </w:rPr>
              <w:t xml:space="preserve">                       </w:t>
            </w:r>
            <w:r w:rsidR="00821C45" w:rsidRPr="000212D8">
              <w:rPr>
                <w:sz w:val="24"/>
                <w:lang w:val="bg-BG"/>
              </w:rPr>
              <w:t>б)</w:t>
            </w:r>
          </w:p>
        </w:tc>
      </w:tr>
      <w:tr w:rsidR="00150581" w:rsidRPr="000212D8" w14:paraId="7E0621BB" w14:textId="77777777" w:rsidTr="004A6C7B">
        <w:trPr>
          <w:gridAfter w:val="1"/>
          <w:wAfter w:w="737" w:type="dxa"/>
          <w:cantSplit/>
          <w:jc w:val="center"/>
        </w:trPr>
        <w:tc>
          <w:tcPr>
            <w:tcW w:w="4422" w:type="dxa"/>
          </w:tcPr>
          <w:p w14:paraId="3401956F" w14:textId="77777777" w:rsidR="00150581" w:rsidRPr="000212D8" w:rsidRDefault="00150581" w:rsidP="00150581">
            <w:pPr>
              <w:keepNext/>
              <w:jc w:val="center"/>
              <w:rPr>
                <w:sz w:val="24"/>
                <w:lang w:val="bg-BG"/>
              </w:rPr>
            </w:pPr>
          </w:p>
        </w:tc>
        <w:tc>
          <w:tcPr>
            <w:tcW w:w="3685" w:type="dxa"/>
            <w:gridSpan w:val="2"/>
          </w:tcPr>
          <w:p w14:paraId="3BCE8D0E" w14:textId="77777777" w:rsidR="00150581" w:rsidRPr="000212D8" w:rsidRDefault="00150581" w:rsidP="00150581">
            <w:pPr>
              <w:keepNext/>
              <w:jc w:val="center"/>
              <w:rPr>
                <w:sz w:val="24"/>
                <w:lang w:val="bg-BG"/>
              </w:rPr>
            </w:pPr>
          </w:p>
        </w:tc>
      </w:tr>
    </w:tbl>
    <w:p w14:paraId="4C49065B" w14:textId="77777777" w:rsidR="00105715" w:rsidRPr="000212D8" w:rsidRDefault="00821C45" w:rsidP="00150581">
      <w:pPr>
        <w:jc w:val="center"/>
        <w:rPr>
          <w:i/>
          <w:sz w:val="24"/>
          <w:lang w:val="bg-BG"/>
        </w:rPr>
      </w:pPr>
      <w:r w:rsidRPr="000212D8">
        <w:rPr>
          <w:i/>
          <w:sz w:val="24"/>
          <w:lang w:val="bg-BG"/>
        </w:rPr>
        <w:t>Фиг. 8.3. Изследвани елементи: а) двигател 3PI12.06; б) тиристорен преобразувател ELL 14010.</w:t>
      </w:r>
    </w:p>
    <w:p w14:paraId="2885C1FA" w14:textId="77777777" w:rsidR="00150581" w:rsidRPr="000212D8" w:rsidRDefault="00150581" w:rsidP="00150581">
      <w:pPr>
        <w:jc w:val="center"/>
        <w:rPr>
          <w:lang w:val="bg-BG"/>
        </w:rPr>
      </w:pPr>
    </w:p>
    <w:p w14:paraId="2E6F6365" w14:textId="77777777" w:rsidR="00105715" w:rsidRPr="000212D8" w:rsidRDefault="00821C45">
      <w:pPr>
        <w:ind w:firstLine="709"/>
        <w:jc w:val="both"/>
        <w:rPr>
          <w:lang w:val="bg-BG"/>
        </w:rPr>
      </w:pPr>
      <w:r w:rsidRPr="000212D8">
        <w:rPr>
          <w:lang w:val="bg-BG"/>
        </w:rPr>
        <w:t>Коефициентите на усилване на регулаторите се задават от панела на преобразувателя (фиг. 8.4). При изследването на неоптималните режими се изменя коефициентът на усилване на регулатора на скоростта, а във втория случай –</w:t>
      </w:r>
      <w:r w:rsidR="000B3BE8" w:rsidRPr="000212D8">
        <w:rPr>
          <w:lang w:val="bg-BG"/>
        </w:rPr>
        <w:t xml:space="preserve"> </w:t>
      </w:r>
      <w:r w:rsidRPr="000212D8">
        <w:rPr>
          <w:lang w:val="bg-BG"/>
        </w:rPr>
        <w:t>коефициентът на усилване на регулатора на тока.</w:t>
      </w:r>
    </w:p>
    <w:p w14:paraId="0244EFCA" w14:textId="77777777" w:rsidR="004A6C7B" w:rsidRPr="000212D8" w:rsidRDefault="004A6C7B">
      <w:pPr>
        <w:ind w:firstLine="709"/>
        <w:jc w:val="both"/>
        <w:rPr>
          <w:lang w:val="bg-BG"/>
        </w:rPr>
      </w:pPr>
    </w:p>
    <w:p w14:paraId="29AFC08C" w14:textId="77777777" w:rsidR="004A6C7B" w:rsidRPr="000212D8" w:rsidRDefault="004A6C7B">
      <w:pPr>
        <w:ind w:firstLine="709"/>
        <w:jc w:val="both"/>
        <w:rPr>
          <w:lang w:val="bg-BG"/>
        </w:rPr>
      </w:pPr>
    </w:p>
    <w:p w14:paraId="567A7C20" w14:textId="77777777" w:rsidR="004A6C7B" w:rsidRPr="000212D8" w:rsidRDefault="004A6C7B">
      <w:pPr>
        <w:ind w:firstLine="709"/>
        <w:jc w:val="both"/>
        <w:rPr>
          <w:lang w:val="bg-BG"/>
        </w:rPr>
      </w:pPr>
    </w:p>
    <w:p w14:paraId="33F8AA1F" w14:textId="77777777" w:rsidR="004A6C7B" w:rsidRPr="000212D8" w:rsidRDefault="004A6C7B">
      <w:pPr>
        <w:ind w:firstLine="709"/>
        <w:jc w:val="both"/>
        <w:rPr>
          <w:lang w:val="bg-BG"/>
        </w:rPr>
      </w:pPr>
    </w:p>
    <w:p w14:paraId="65A34093" w14:textId="77777777" w:rsidR="004A6C7B" w:rsidRPr="000212D8" w:rsidRDefault="004A6C7B">
      <w:pPr>
        <w:ind w:firstLine="709"/>
        <w:jc w:val="both"/>
        <w:rPr>
          <w:lang w:val="bg-BG"/>
        </w:rPr>
      </w:pPr>
    </w:p>
    <w:p w14:paraId="42F13506" w14:textId="77777777" w:rsidR="004A6C7B" w:rsidRPr="000212D8" w:rsidRDefault="004A6C7B">
      <w:pPr>
        <w:ind w:firstLine="709"/>
        <w:jc w:val="both"/>
        <w:rPr>
          <w:lang w:val="bg-BG"/>
        </w:rPr>
      </w:pPr>
    </w:p>
    <w:p w14:paraId="3A8BF70E" w14:textId="77777777" w:rsidR="004A6C7B" w:rsidRPr="000212D8" w:rsidRDefault="004A6C7B" w:rsidP="000B3BE8">
      <w:pPr>
        <w:ind w:firstLine="709"/>
        <w:jc w:val="center"/>
        <w:rPr>
          <w:lang w:val="bg-BG"/>
        </w:rPr>
      </w:pPr>
      <w:r w:rsidRPr="000212D8">
        <w:rPr>
          <w:i/>
          <w:iCs/>
          <w:noProof/>
          <w:color w:val="4F81BD" w:themeColor="accent1"/>
          <w:lang w:val="bg-BG" w:eastAsia="bg-BG"/>
        </w:rPr>
        <w:drawing>
          <wp:inline distT="0" distB="0" distL="0" distR="0" wp14:anchorId="27D411D1" wp14:editId="0DBC3673">
            <wp:extent cx="2639999" cy="1980000"/>
            <wp:effectExtent l="0" t="0" r="8255" b="1270"/>
            <wp:docPr id="14" name="Picture 14" descr="C:\Users\Student_AEZ\Downloads\Снимки стенд\IMG_20260827_1137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tudent_AEZ\Downloads\Снимки стенд\IMG_20260827_113746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639999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3BE8" w:rsidRPr="000212D8">
        <w:rPr>
          <w:lang w:val="bg-BG"/>
        </w:rPr>
        <w:t xml:space="preserve">    </w:t>
      </w:r>
      <w:r w:rsidR="000B3BE8" w:rsidRPr="000212D8">
        <w:rPr>
          <w:i/>
          <w:iCs/>
          <w:noProof/>
          <w:color w:val="4F81BD" w:themeColor="accent1"/>
          <w:lang w:val="bg-BG" w:eastAsia="bg-BG"/>
        </w:rPr>
        <w:drawing>
          <wp:inline distT="0" distB="0" distL="0" distR="0" wp14:anchorId="33D9EF95" wp14:editId="4AC9040A">
            <wp:extent cx="1970673" cy="2628000"/>
            <wp:effectExtent l="0" t="4762" r="6032" b="6033"/>
            <wp:docPr id="11" name="Picture 11" descr="C:\Users\Student_AEZ\Downloads\Снимки стенд\IMG_20260827_1138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tudent_AEZ\Downloads\Снимки стенд\IMG_20260827_113805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970673" cy="26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7144" w:type="dxa"/>
        <w:jc w:val="center"/>
        <w:tblLayout w:type="fixed"/>
        <w:tblLook w:val="04A0" w:firstRow="1" w:lastRow="0" w:firstColumn="1" w:lastColumn="0" w:noHBand="0" w:noVBand="1"/>
      </w:tblPr>
      <w:tblGrid>
        <w:gridCol w:w="3572"/>
        <w:gridCol w:w="3572"/>
      </w:tblGrid>
      <w:tr w:rsidR="00105715" w:rsidRPr="000212D8" w14:paraId="382E7DBB" w14:textId="77777777">
        <w:trPr>
          <w:cantSplit/>
          <w:jc w:val="center"/>
        </w:trPr>
        <w:tc>
          <w:tcPr>
            <w:tcW w:w="3572" w:type="dxa"/>
          </w:tcPr>
          <w:p w14:paraId="26919FB1" w14:textId="77777777" w:rsidR="00105715" w:rsidRPr="000212D8" w:rsidRDefault="00105715">
            <w:pPr>
              <w:keepNext/>
              <w:jc w:val="center"/>
              <w:rPr>
                <w:lang w:val="bg-BG"/>
              </w:rPr>
            </w:pPr>
          </w:p>
        </w:tc>
        <w:tc>
          <w:tcPr>
            <w:tcW w:w="3572" w:type="dxa"/>
          </w:tcPr>
          <w:p w14:paraId="3BA80758" w14:textId="77777777" w:rsidR="00105715" w:rsidRPr="000212D8" w:rsidRDefault="00105715">
            <w:pPr>
              <w:keepNext/>
              <w:jc w:val="center"/>
              <w:rPr>
                <w:lang w:val="bg-BG"/>
              </w:rPr>
            </w:pPr>
          </w:p>
        </w:tc>
      </w:tr>
      <w:tr w:rsidR="00105715" w:rsidRPr="000212D8" w14:paraId="36245D31" w14:textId="77777777">
        <w:trPr>
          <w:cantSplit/>
          <w:jc w:val="center"/>
        </w:trPr>
        <w:tc>
          <w:tcPr>
            <w:tcW w:w="3572" w:type="dxa"/>
          </w:tcPr>
          <w:p w14:paraId="6A9A42B3" w14:textId="77777777" w:rsidR="00105715" w:rsidRPr="000212D8" w:rsidRDefault="00821C45">
            <w:pPr>
              <w:keepNext/>
              <w:jc w:val="center"/>
              <w:rPr>
                <w:lang w:val="bg-BG"/>
              </w:rPr>
            </w:pPr>
            <w:r w:rsidRPr="000212D8">
              <w:rPr>
                <w:sz w:val="24"/>
                <w:lang w:val="bg-BG"/>
              </w:rPr>
              <w:t>а)</w:t>
            </w:r>
          </w:p>
        </w:tc>
        <w:tc>
          <w:tcPr>
            <w:tcW w:w="3572" w:type="dxa"/>
          </w:tcPr>
          <w:p w14:paraId="3AFDD014" w14:textId="77777777" w:rsidR="00105715" w:rsidRPr="000212D8" w:rsidRDefault="00821C45">
            <w:pPr>
              <w:keepNext/>
              <w:jc w:val="center"/>
              <w:rPr>
                <w:lang w:val="bg-BG"/>
              </w:rPr>
            </w:pPr>
            <w:r w:rsidRPr="000212D8">
              <w:rPr>
                <w:sz w:val="24"/>
                <w:lang w:val="bg-BG"/>
              </w:rPr>
              <w:t>б)</w:t>
            </w:r>
          </w:p>
        </w:tc>
      </w:tr>
    </w:tbl>
    <w:p w14:paraId="2C17F70B" w14:textId="77777777" w:rsidR="00105715" w:rsidRPr="000212D8" w:rsidRDefault="00821C45">
      <w:pPr>
        <w:spacing w:before="60" w:after="160"/>
        <w:jc w:val="center"/>
        <w:rPr>
          <w:lang w:val="bg-BG"/>
        </w:rPr>
      </w:pPr>
      <w:r w:rsidRPr="000212D8">
        <w:rPr>
          <w:i/>
          <w:sz w:val="24"/>
          <w:lang w:val="bg-BG"/>
        </w:rPr>
        <w:t>Фиг. 8.4. Задаване на коефициентите на усилване: а) на регулатора на скоростта; б) на регулатора на тока.</w:t>
      </w:r>
    </w:p>
    <w:p w14:paraId="2E6D3D76" w14:textId="77777777" w:rsidR="00105715" w:rsidRPr="000212D8" w:rsidRDefault="00821C45">
      <w:pPr>
        <w:keepNext/>
        <w:spacing w:before="180" w:after="80"/>
        <w:ind w:firstLine="709"/>
        <w:rPr>
          <w:lang w:val="bg-BG"/>
        </w:rPr>
      </w:pPr>
      <w:r w:rsidRPr="000212D8">
        <w:rPr>
          <w:b/>
          <w:sz w:val="30"/>
          <w:lang w:val="bg-BG"/>
        </w:rPr>
        <w:t>8.4. Опитни данни и резултати</w:t>
      </w:r>
    </w:p>
    <w:p w14:paraId="2FDB90E4" w14:textId="77777777" w:rsidR="00105715" w:rsidRPr="000212D8" w:rsidRDefault="00821C45">
      <w:pPr>
        <w:ind w:firstLine="709"/>
        <w:jc w:val="both"/>
        <w:rPr>
          <w:lang w:val="bg-BG"/>
        </w:rPr>
      </w:pPr>
      <w:r w:rsidRPr="000212D8">
        <w:rPr>
          <w:lang w:val="bg-BG"/>
        </w:rPr>
        <w:t>Основните параметри на изследваната СЕЗ са следните:</w:t>
      </w:r>
    </w:p>
    <w:p w14:paraId="15523713" w14:textId="77777777" w:rsidR="00105715" w:rsidRPr="000212D8" w:rsidRDefault="00821C45">
      <w:pPr>
        <w:ind w:firstLine="709"/>
        <w:jc w:val="both"/>
        <w:rPr>
          <w:lang w:val="bg-BG"/>
        </w:rPr>
      </w:pPr>
      <w:r w:rsidRPr="000212D8">
        <w:rPr>
          <w:lang w:val="bg-BG"/>
        </w:rPr>
        <w:t>- двигател: четков серводвигател за постоянен ток с постоянни магнити</w:t>
      </w:r>
      <w:r w:rsidR="00CE5835" w:rsidRPr="000212D8">
        <w:rPr>
          <w:lang w:val="bg-BG"/>
        </w:rPr>
        <w:t xml:space="preserve"> модел</w:t>
      </w:r>
      <w:r w:rsidRPr="000212D8">
        <w:rPr>
          <w:lang w:val="bg-BG"/>
        </w:rPr>
        <w:t xml:space="preserve"> 3PI12.06;</w:t>
      </w:r>
    </w:p>
    <w:p w14:paraId="0E1788E1" w14:textId="77777777" w:rsidR="00105715" w:rsidRPr="000212D8" w:rsidRDefault="00821C45">
      <w:pPr>
        <w:ind w:firstLine="709"/>
        <w:jc w:val="both"/>
        <w:rPr>
          <w:lang w:val="bg-BG"/>
        </w:rPr>
      </w:pPr>
      <w:r w:rsidRPr="000212D8">
        <w:rPr>
          <w:lang w:val="bg-BG"/>
        </w:rPr>
        <w:t xml:space="preserve">- номинално напрежение: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bg-BG"/>
              </w:rPr>
              <m:t>ном</m:t>
            </m:r>
          </m:sub>
        </m:sSub>
      </m:oMath>
      <w:r w:rsidRPr="000212D8">
        <w:rPr>
          <w:lang w:val="bg-BG"/>
        </w:rPr>
        <w:t xml:space="preserve"> = 55 V;</w:t>
      </w:r>
    </w:p>
    <w:p w14:paraId="37EAE353" w14:textId="77777777" w:rsidR="00105715" w:rsidRPr="000212D8" w:rsidRDefault="00821C45">
      <w:pPr>
        <w:ind w:firstLine="709"/>
        <w:jc w:val="both"/>
        <w:rPr>
          <w:lang w:val="bg-BG"/>
        </w:rPr>
      </w:pPr>
      <w:r w:rsidRPr="000212D8">
        <w:rPr>
          <w:lang w:val="bg-BG"/>
        </w:rPr>
        <w:t xml:space="preserve">- номинален ток: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bg-BG"/>
              </w:rPr>
              <m:t>ном</m:t>
            </m:r>
          </m:sub>
        </m:sSub>
      </m:oMath>
      <w:r w:rsidRPr="000212D8">
        <w:rPr>
          <w:lang w:val="bg-BG"/>
        </w:rPr>
        <w:t xml:space="preserve"> = 12,5 A;</w:t>
      </w:r>
    </w:p>
    <w:p w14:paraId="491FBAD9" w14:textId="77777777" w:rsidR="00105715" w:rsidRPr="000212D8" w:rsidRDefault="00821C45">
      <w:pPr>
        <w:ind w:firstLine="709"/>
        <w:jc w:val="both"/>
        <w:rPr>
          <w:lang w:val="bg-BG"/>
        </w:rPr>
      </w:pPr>
      <w:r w:rsidRPr="000212D8">
        <w:rPr>
          <w:lang w:val="bg-BG"/>
        </w:rPr>
        <w:t xml:space="preserve">- номинален момент: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bg-BG"/>
              </w:rPr>
              <m:t>ном</m:t>
            </m:r>
          </m:sub>
        </m:sSub>
      </m:oMath>
      <w:r w:rsidRPr="000212D8">
        <w:rPr>
          <w:lang w:val="bg-BG"/>
        </w:rPr>
        <w:t xml:space="preserve"> = 2,7 Nm;</w:t>
      </w:r>
    </w:p>
    <w:p w14:paraId="614FEC8C" w14:textId="77777777" w:rsidR="00105715" w:rsidRPr="000212D8" w:rsidRDefault="00821C45">
      <w:pPr>
        <w:ind w:firstLine="709"/>
        <w:jc w:val="both"/>
        <w:rPr>
          <w:lang w:val="bg-BG"/>
        </w:rPr>
      </w:pPr>
      <w:r w:rsidRPr="000212D8">
        <w:rPr>
          <w:lang w:val="bg-BG"/>
        </w:rPr>
        <w:t xml:space="preserve">- номинална скорост: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bg-BG"/>
              </w:rPr>
              <m:t>ном</m:t>
            </m:r>
          </m:sub>
        </m:sSub>
      </m:oMath>
      <w:r w:rsidRPr="000212D8">
        <w:rPr>
          <w:lang w:val="bg-BG"/>
        </w:rPr>
        <w:t xml:space="preserve"> = 2000 min⁻¹;</w:t>
      </w:r>
    </w:p>
    <w:p w14:paraId="5232AF45" w14:textId="77777777" w:rsidR="00105715" w:rsidRPr="000212D8" w:rsidRDefault="00821C45">
      <w:pPr>
        <w:ind w:firstLine="709"/>
        <w:jc w:val="both"/>
        <w:rPr>
          <w:lang w:val="bg-BG"/>
        </w:rPr>
      </w:pPr>
      <w:r w:rsidRPr="000212D8">
        <w:rPr>
          <w:lang w:val="bg-BG"/>
        </w:rPr>
        <w:t xml:space="preserve">- преобразувател: четириквадрантен тиристорен преобразувател </w:t>
      </w:r>
      <w:r w:rsidR="00CE5835" w:rsidRPr="000212D8">
        <w:rPr>
          <w:lang w:val="bg-BG"/>
        </w:rPr>
        <w:t xml:space="preserve">модел </w:t>
      </w:r>
      <w:r w:rsidRPr="000212D8">
        <w:rPr>
          <w:lang w:val="bg-BG"/>
        </w:rPr>
        <w:t>ELL 14010 с управление по напрежение и ток на котвата;</w:t>
      </w:r>
    </w:p>
    <w:p w14:paraId="7D7ABFEE" w14:textId="77777777" w:rsidR="007C7893" w:rsidRPr="000212D8" w:rsidRDefault="00821C45" w:rsidP="007C7893">
      <w:pPr>
        <w:ind w:firstLine="709"/>
        <w:jc w:val="both"/>
        <w:rPr>
          <w:lang w:val="bg-BG"/>
        </w:rPr>
      </w:pPr>
      <w:r w:rsidRPr="000212D8">
        <w:rPr>
          <w:lang w:val="bg-BG"/>
        </w:rPr>
        <w:t>- двигателят работи без външен механичен товар.</w:t>
      </w:r>
    </w:p>
    <w:p w14:paraId="692213CE" w14:textId="77777777" w:rsidR="007C7893" w:rsidRPr="000212D8" w:rsidRDefault="007C7893" w:rsidP="007C7893">
      <w:pPr>
        <w:ind w:firstLine="709"/>
        <w:jc w:val="both"/>
        <w:rPr>
          <w:lang w:val="bg-BG"/>
        </w:rPr>
      </w:pPr>
      <w:r w:rsidRPr="000212D8">
        <w:rPr>
          <w:lang w:val="bg-BG"/>
        </w:rPr>
        <w:t>Изследванията се провеждат без външен механичен товар. Използват се сигнали, записани от студентите на лабораторния стенд, и готови записи от многосензорния набор от данни в Mendeley Data.</w:t>
      </w:r>
    </w:p>
    <w:p w14:paraId="5B5EB9E6" w14:textId="77777777" w:rsidR="007C7893" w:rsidRPr="000212D8" w:rsidRDefault="007C7893" w:rsidP="007C7893">
      <w:pPr>
        <w:ind w:firstLine="709"/>
        <w:jc w:val="both"/>
        <w:rPr>
          <w:lang w:val="bg-BG"/>
        </w:rPr>
      </w:pPr>
      <w:r w:rsidRPr="000212D8">
        <w:rPr>
          <w:lang w:val="bg-BG"/>
        </w:rPr>
        <w:t>Основното изследване включва сравнение на четири състояния при едно и също задание за скорост, без реверсиране. Влиянието на реверсирането се разглежда чрез готови записи, а влиянието на скоростта се задава като допълнителна задача.</w:t>
      </w:r>
    </w:p>
    <w:p w14:paraId="5C0E9441" w14:textId="77777777" w:rsidR="007C7893" w:rsidRPr="000212D8" w:rsidRDefault="007C7893" w:rsidP="007C7893">
      <w:pPr>
        <w:keepNext/>
        <w:spacing w:before="120" w:after="60"/>
        <w:jc w:val="both"/>
        <w:rPr>
          <w:b/>
          <w:lang w:val="bg-BG"/>
        </w:rPr>
      </w:pPr>
      <w:r w:rsidRPr="000212D8">
        <w:rPr>
          <w:b/>
          <w:lang w:val="bg-BG"/>
        </w:rPr>
        <w:tab/>
      </w:r>
      <w:r w:rsidR="00BD0F63" w:rsidRPr="000212D8">
        <w:rPr>
          <w:b/>
          <w:lang w:val="bg-BG"/>
        </w:rPr>
        <w:t xml:space="preserve">8.4.1. </w:t>
      </w:r>
      <w:r w:rsidRPr="000212D8">
        <w:rPr>
          <w:b/>
          <w:lang w:val="bg-BG"/>
        </w:rPr>
        <w:t>Записване и обработка на измервателния сигнал</w:t>
      </w:r>
    </w:p>
    <w:p w14:paraId="365A6A70" w14:textId="77777777" w:rsidR="007C7893" w:rsidRPr="000212D8" w:rsidRDefault="007C7893" w:rsidP="00BD0F63">
      <w:pPr>
        <w:keepNext/>
        <w:jc w:val="both"/>
        <w:rPr>
          <w:lang w:val="bg-BG"/>
        </w:rPr>
      </w:pPr>
      <w:r w:rsidRPr="000212D8">
        <w:rPr>
          <w:lang w:val="bg-BG"/>
        </w:rPr>
        <w:tab/>
        <w:t>Сигналът, пропорционален на тока на котвата, се записва с цифров осцилоскоп Rigol MSO5074 в двоичен формат (.</w:t>
      </w:r>
      <w:r w:rsidR="00BD0F63" w:rsidRPr="000212D8">
        <w:rPr>
          <w:lang w:val="bg-BG"/>
        </w:rPr>
        <w:t>bin), с продължителност около 20 s</w:t>
      </w:r>
      <w:r w:rsidRPr="000212D8">
        <w:rPr>
          <w:lang w:val="bg-BG"/>
        </w:rPr>
        <w:t xml:space="preserve">. </w:t>
      </w:r>
      <w:del w:id="8" w:author="Nikolay Yordanov" w:date="2026-10-22T09:51:00Z" w16du:dateUtc="2026-10-22T06:51:00Z">
        <w:r w:rsidRPr="000212D8">
          <w:rPr>
            <w:lang w:val="bg-BG"/>
          </w:rPr>
          <w:delText>При използваното AC свързване на входа се потиска постоянната съставка и се отслабват ниските честоти според честотната характеристика на входа</w:delText>
        </w:r>
      </w:del>
      <w:ins w:id="9" w:author="Nikolay Yordanov" w:date="2026-10-22T09:51:00Z" w16du:dateUtc="2026-10-22T06:51:00Z">
        <w:r w:rsidRPr="000212D8">
          <w:rPr>
            <w:lang w:val="bg-BG"/>
          </w:rPr>
          <w:t xml:space="preserve">Запишете действителното AC/DC свързване на канала. За предоставените записи то не е потвърдено. </w:t>
        </w:r>
        <w:r w:rsidRPr="000212D8">
          <w:rPr>
            <w:lang w:val="bg-BG"/>
          </w:rPr>
          <w:lastRenderedPageBreak/>
          <w:t>Численото отстраняване на средната стойност не доказва AC свързване и не възстановява евентуално отслабените ниски честоти</w:t>
        </w:r>
      </w:ins>
      <w:r w:rsidRPr="000212D8">
        <w:rPr>
          <w:lang w:val="bg-BG"/>
        </w:rPr>
        <w:t>.</w:t>
      </w:r>
    </w:p>
    <w:p w14:paraId="45B228F3" w14:textId="77777777" w:rsidR="007C7893" w:rsidRPr="000212D8" w:rsidRDefault="00BD0F63" w:rsidP="00BD0F63">
      <w:pPr>
        <w:keepNext/>
        <w:jc w:val="both"/>
        <w:rPr>
          <w:lang w:val="bg-BG"/>
        </w:rPr>
      </w:pPr>
      <w:r w:rsidRPr="000212D8">
        <w:rPr>
          <w:lang w:val="bg-BG"/>
        </w:rPr>
        <w:tab/>
      </w:r>
      <w:r w:rsidR="007C7893" w:rsidRPr="000212D8">
        <w:rPr>
          <w:lang w:val="bg-BG"/>
        </w:rPr>
        <w:t>Стойностите в предоставените записи са във волтове на осцилоскопния вход. Тъй като коефициентът за преобразуване в ампери не е известен, резултатите се представят във волтове и се използват за сравнителен анализ.</w:t>
      </w:r>
    </w:p>
    <w:p w14:paraId="5ED9B915" w14:textId="77777777" w:rsidR="007C7893" w:rsidRPr="000212D8" w:rsidRDefault="00BD0F63" w:rsidP="00BD0F63">
      <w:pPr>
        <w:keepNext/>
        <w:jc w:val="both"/>
        <w:rPr>
          <w:lang w:val="bg-BG"/>
        </w:rPr>
      </w:pPr>
      <w:r w:rsidRPr="000212D8">
        <w:rPr>
          <w:lang w:val="bg-BG"/>
        </w:rPr>
        <w:tab/>
      </w:r>
      <w:r w:rsidR="007C7893" w:rsidRPr="000212D8">
        <w:rPr>
          <w:lang w:val="bg-BG"/>
        </w:rPr>
        <w:t>При собствените измервания студентите записват заданието за скорост, състоянието на закрепването, настройките на регулаторите и параметрите на осцилоскопа. За сравняваните записи се запазват еднакви настройки на измервателния канал. Преди записване се изчаква установяване на режима и се проверява дали сигналът се побира в избрания обхват без ограничаване на върховете. Промените в закрепването и настройките се извършват под контрола на преподавателя, като механичното закрепване се изменя при спрян двигател.</w:t>
      </w:r>
    </w:p>
    <w:p w14:paraId="619E4D6B" w14:textId="77777777" w:rsidR="007C7893" w:rsidRPr="000212D8" w:rsidRDefault="00BD0F63" w:rsidP="00BD0F63">
      <w:pPr>
        <w:keepNext/>
        <w:jc w:val="both"/>
        <w:rPr>
          <w:lang w:val="bg-BG"/>
        </w:rPr>
      </w:pPr>
      <w:r w:rsidRPr="000212D8">
        <w:rPr>
          <w:lang w:val="bg-BG"/>
        </w:rPr>
        <w:tab/>
      </w:r>
      <w:r w:rsidR="007C7893" w:rsidRPr="000212D8">
        <w:rPr>
          <w:lang w:val="bg-BG"/>
        </w:rPr>
        <w:t xml:space="preserve">Готовите записи са подредени в папки </w:t>
      </w:r>
      <w:r w:rsidR="007C7893" w:rsidRPr="000212D8">
        <w:rPr>
          <w:rFonts w:ascii="Courier New" w:hAnsi="Courier New" w:cs="Courier New"/>
          <w:lang w:val="bg-BG"/>
        </w:rPr>
        <w:t>data/&lt;условие&gt;/current/</w:t>
      </w:r>
      <w:r w:rsidR="007C7893" w:rsidRPr="000212D8">
        <w:rPr>
          <w:lang w:val="bg-BG"/>
        </w:rPr>
        <w:t xml:space="preserve">, с имена </w:t>
      </w:r>
      <w:r w:rsidR="007C7893" w:rsidRPr="000212D8">
        <w:rPr>
          <w:rFonts w:ascii="Courier New" w:hAnsi="Courier New" w:cs="Courier New"/>
          <w:lang w:val="bg-BG"/>
        </w:rPr>
        <w:t>speedNNN_current.bin</w:t>
      </w:r>
      <w:r w:rsidR="007C7893" w:rsidRPr="000212D8">
        <w:rPr>
          <w:lang w:val="bg-BG"/>
        </w:rPr>
        <w:t xml:space="preserve">, където </w:t>
      </w:r>
      <w:r w:rsidR="007C7893" w:rsidRPr="000212D8">
        <w:rPr>
          <w:rFonts w:ascii="Courier New" w:hAnsi="Courier New" w:cs="Courier New"/>
          <w:lang w:val="bg-BG"/>
        </w:rPr>
        <w:t>NNN</w:t>
      </w:r>
      <w:r w:rsidR="007C7893" w:rsidRPr="000212D8">
        <w:rPr>
          <w:lang w:val="bg-BG"/>
        </w:rPr>
        <w:t xml:space="preserve"> е заданието за скорост в проценти от номиналната. Например </w:t>
      </w:r>
      <w:r w:rsidR="007C7893" w:rsidRPr="000212D8">
        <w:rPr>
          <w:rFonts w:ascii="Courier New" w:hAnsi="Courier New" w:cs="Courier New"/>
          <w:lang w:val="bg-BG"/>
        </w:rPr>
        <w:t>speed030_current.bin</w:t>
      </w:r>
      <w:r w:rsidR="007C7893" w:rsidRPr="000212D8">
        <w:rPr>
          <w:lang w:val="bg-BG"/>
        </w:rPr>
        <w:t xml:space="preserve"> съответства на задание 30%.</w:t>
      </w:r>
    </w:p>
    <w:p w14:paraId="110CE634" w14:textId="77777777" w:rsidR="007C7893" w:rsidRPr="000212D8" w:rsidRDefault="00BD0F63" w:rsidP="00BD0F63">
      <w:pPr>
        <w:keepNext/>
        <w:jc w:val="both"/>
        <w:rPr>
          <w:lang w:val="bg-BG"/>
        </w:rPr>
      </w:pPr>
      <w:r w:rsidRPr="000212D8">
        <w:rPr>
          <w:lang w:val="bg-BG"/>
        </w:rPr>
        <w:tab/>
      </w:r>
      <w:r w:rsidR="007C7893" w:rsidRPr="000212D8">
        <w:rPr>
          <w:lang w:val="bg-BG"/>
        </w:rPr>
        <w:t xml:space="preserve">Обработката се извършва с програмите от Приложение 2. От заглавната част на файла се прочитат честотата на дискретизация и параметрите за мащабиране. След преглед на времедиаграмата се избира представителен интервал за анализ и се отстранява остатъчното средно отместване. За всеки запис се определят ефективната стойност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X</m:t>
            </m:r>
          </m:e>
          <m:sub>
            <m:r>
              <w:rPr>
                <w:rFonts w:ascii="Cambria Math" w:hAnsi="Cambria Math"/>
                <w:lang w:val="bg-BG"/>
              </w:rPr>
              <m:t>еф</m:t>
            </m:r>
          </m:sub>
        </m:sSub>
      </m:oMath>
      <w:r w:rsidR="007C7893" w:rsidRPr="000212D8">
        <w:rPr>
          <w:lang w:val="bg-BG"/>
        </w:rPr>
        <w:t xml:space="preserve">, размахът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X</m:t>
            </m:r>
          </m:e>
          <m:sub>
            <m:r>
              <w:rPr>
                <w:rFonts w:ascii="Cambria Math" w:hAnsi="Cambria Math"/>
                <w:lang w:val="bg-BG"/>
              </w:rPr>
              <m:t>рр</m:t>
            </m:r>
          </m:sub>
        </m:sSub>
      </m:oMath>
      <w:r w:rsidR="007C7893" w:rsidRPr="000212D8">
        <w:rPr>
          <w:lang w:val="bg-BG"/>
        </w:rPr>
        <w:t xml:space="preserve"> </w:t>
      </w:r>
      <w:r w:rsidRPr="000212D8">
        <w:rPr>
          <w:lang w:val="bg-BG"/>
        </w:rPr>
        <w:t xml:space="preserve">и коефициентът на амплитудата </w:t>
      </w:r>
      <w:r w:rsidRPr="000212D8">
        <w:rPr>
          <w:i/>
          <w:lang w:val="bg-BG"/>
        </w:rPr>
        <w:t>CF</w:t>
      </w:r>
      <w:r w:rsidR="007C7893" w:rsidRPr="000212D8">
        <w:rPr>
          <w:lang w:val="bg-BG"/>
        </w:rPr>
        <w:t>. Получава се и едностранният амплитуден спектър с използване на прозорец на Хан и съответна корекция на амплитудите.</w:t>
      </w:r>
    </w:p>
    <w:p w14:paraId="36E814AF" w14:textId="77777777" w:rsidR="002C741B" w:rsidRPr="00EC5B4C" w:rsidRDefault="00000000" w:rsidP="00A72824">
      <w:pPr>
        <w:ind w:firstLine="709"/>
        <w:jc w:val="both"/>
        <w:rPr>
          <w:ins w:id="10" w:author="Nikolay Yordanov" w:date="2026-10-22T09:51:00Z" w16du:dateUtc="2026-10-22T06:51:00Z"/>
          <w:lang w:val="bg-BG"/>
        </w:rPr>
      </w:pPr>
      <w:ins w:id="11" w:author="Nikolay Yordanov" w:date="2026-10-22T09:51:00Z" w16du:dateUtc="2026-10-22T06:51:00Z">
        <w:r w:rsidRPr="00EC5B4C">
          <w:rPr>
            <w:lang w:val="bg-BG"/>
          </w:rPr>
          <w:t>Примерите могат да се възпроизведат със самостоятелния скрипт plot_lab_current.py и указанията README_figures_bg.md, споделяни към Приложение 2; не е необходим достъп до останалите програми на проекта. FFT и всички показатели, включително RMS, се изчисляват от оригиналните проби на целия избран 2-секунден интервал.</w:t>
        </w:r>
      </w:ins>
    </w:p>
    <w:p w14:paraId="006E5578" w14:textId="77777777" w:rsidR="007C7893" w:rsidRPr="000212D8" w:rsidRDefault="00BD0F63" w:rsidP="00BD0F63">
      <w:pPr>
        <w:keepNext/>
        <w:jc w:val="both"/>
        <w:rPr>
          <w:lang w:val="bg-BG"/>
        </w:rPr>
      </w:pPr>
      <w:r w:rsidRPr="000212D8">
        <w:rPr>
          <w:lang w:val="bg-BG"/>
        </w:rPr>
        <w:lastRenderedPageBreak/>
        <w:tab/>
      </w:r>
      <w:r w:rsidR="007C7893" w:rsidRPr="000212D8">
        <w:rPr>
          <w:lang w:val="bg-BG"/>
        </w:rPr>
        <w:t>За количественото сравнение се използват интервали с еднаква продължителност и еднакъв начин на обработка. Не се нормализира всеки запис към собствения му максимум, тъй като това премахва информацията за разликите в амплитудите.</w:t>
      </w:r>
    </w:p>
    <w:p w14:paraId="23D1928B" w14:textId="77777777" w:rsidR="007C7893" w:rsidRPr="000212D8" w:rsidRDefault="00BD0F63" w:rsidP="007C7893">
      <w:pPr>
        <w:keepNext/>
        <w:spacing w:before="120" w:after="60"/>
        <w:jc w:val="both"/>
        <w:rPr>
          <w:b/>
          <w:lang w:val="bg-BG"/>
        </w:rPr>
      </w:pPr>
      <w:r w:rsidRPr="000212D8">
        <w:rPr>
          <w:lang w:val="bg-BG"/>
        </w:rPr>
        <w:tab/>
      </w:r>
      <w:r w:rsidRPr="000212D8">
        <w:rPr>
          <w:b/>
          <w:lang w:val="bg-BG"/>
        </w:rPr>
        <w:t xml:space="preserve">8.4.2. </w:t>
      </w:r>
      <w:r w:rsidR="007C7893" w:rsidRPr="000212D8">
        <w:rPr>
          <w:b/>
          <w:lang w:val="bg-BG"/>
        </w:rPr>
        <w:t>Основно изследване при различни състояния</w:t>
      </w:r>
    </w:p>
    <w:p w14:paraId="39EFAFF2" w14:textId="77777777" w:rsidR="00BD0F63" w:rsidRPr="000212D8" w:rsidRDefault="00BD0F63" w:rsidP="007C7893">
      <w:pPr>
        <w:keepNext/>
        <w:spacing w:before="120" w:after="60"/>
        <w:jc w:val="both"/>
        <w:rPr>
          <w:lang w:val="bg-BG"/>
        </w:rPr>
      </w:pPr>
      <w:r w:rsidRPr="000212D8">
        <w:rPr>
          <w:lang w:val="bg-BG"/>
        </w:rPr>
        <w:tab/>
      </w:r>
      <w:r w:rsidR="007C7893" w:rsidRPr="000212D8">
        <w:rPr>
          <w:lang w:val="bg-BG"/>
        </w:rPr>
        <w:t xml:space="preserve">Сравнението се провежда при задание за скорост 30% от номиналната, съответстващо на зададена скорост </w:t>
      </w:r>
      <m:oMath>
        <m:r>
          <m:rPr>
            <m:sty m:val="p"/>
          </m:rPr>
          <w:rPr>
            <w:rFonts w:ascii="Cambria Math" w:hAnsi="Cambria Math"/>
            <w:lang w:val="bg-BG"/>
          </w:rPr>
          <m:t xml:space="preserve">600 </m:t>
        </m:r>
        <m:sSup>
          <m:sSupPr>
            <m:ctrlPr>
              <w:rPr>
                <w:rFonts w:ascii="Cambria Math" w:hAnsi="Cambria Math"/>
                <w:lang w:val="bg-BG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bg-BG"/>
              </w:rPr>
              <m:t>min</m:t>
            </m:r>
          </m:e>
          <m:sup>
            <m:r>
              <w:rPr>
                <w:rFonts w:ascii="Cambria Math" w:hAnsi="Cambria Math"/>
                <w:lang w:val="bg-BG"/>
              </w:rPr>
              <m:t>-1</m:t>
            </m:r>
          </m:sup>
        </m:sSup>
      </m:oMath>
      <w:r w:rsidR="007C7893" w:rsidRPr="000212D8">
        <w:rPr>
          <w:lang w:val="bg-BG"/>
        </w:rPr>
        <w:t>, без реверсиране. Изследват се състоянията от таблица 8.1.</w:t>
      </w:r>
    </w:p>
    <w:p w14:paraId="3B3DA6E7" w14:textId="2F7DB117" w:rsidR="002C741B" w:rsidRPr="00EC5B4C" w:rsidRDefault="00000000" w:rsidP="00A72824">
      <w:pPr>
        <w:ind w:firstLine="709"/>
        <w:jc w:val="both"/>
        <w:rPr>
          <w:ins w:id="12" w:author="Nikolay Yordanov" w:date="2026-10-22T09:51:00Z" w16du:dateUtc="2026-10-22T06:51:00Z"/>
        </w:rPr>
      </w:pPr>
      <w:ins w:id="13" w:author="Nikolay Yordanov" w:date="2026-10-22T09:51:00Z" w16du:dateUtc="2026-10-22T06:51:00Z">
        <w:r w:rsidRPr="00EC5B4C">
          <w:rPr>
            <w:lang w:val="bg-BG"/>
          </w:rPr>
          <w:t>Заданието 30% от номиналните 2000 min⁻¹ означава зададени 600 min⁻¹, а не измерена скорост. Само ако действителната скорост е 600 min⁻¹, един оборот трае 100 ms. Избраният 60 ms детайл съдържа 18 периода на 300 Hz и не обхваща пълен оборот при тази условна скорост.</w:t>
        </w:r>
        <w:r w:rsidR="00EC5B4C">
          <w:t xml:space="preserve"> </w:t>
        </w:r>
      </w:ins>
    </w:p>
    <w:p w14:paraId="4738AEC1" w14:textId="77777777" w:rsidR="00854E8F" w:rsidRPr="000212D8" w:rsidRDefault="00854E8F" w:rsidP="007C7893">
      <w:pPr>
        <w:keepNext/>
        <w:spacing w:before="120" w:after="60"/>
        <w:jc w:val="both"/>
        <w:rPr>
          <w:lang w:val="bg-BG"/>
        </w:rPr>
      </w:pPr>
      <w:r w:rsidRPr="000212D8">
        <w:rPr>
          <w:lang w:val="bg-BG"/>
        </w:rPr>
        <w:tab/>
        <w:t xml:space="preserve">При изследване на разхлабения фундамент се запазват базовите настройки на регулаторите. При останалите условия двигателят е правилно закрепен. За всяко условие се използва файлът </w:t>
      </w:r>
      <w:r w:rsidRPr="000212D8">
        <w:rPr>
          <w:rStyle w:val="HTMLCode"/>
          <w:rFonts w:eastAsia="Arial"/>
          <w:sz w:val="24"/>
          <w:lang w:val="bg-BG"/>
        </w:rPr>
        <w:t>speed030_current.bin</w:t>
      </w:r>
      <w:r w:rsidRPr="000212D8">
        <w:rPr>
          <w:sz w:val="36"/>
          <w:lang w:val="bg-BG"/>
        </w:rPr>
        <w:t xml:space="preserve"> </w:t>
      </w:r>
      <w:r w:rsidRPr="000212D8">
        <w:rPr>
          <w:lang w:val="bg-BG"/>
        </w:rPr>
        <w:t xml:space="preserve">от съответната подпапка </w:t>
      </w:r>
      <w:r w:rsidRPr="000212D8">
        <w:rPr>
          <w:rStyle w:val="HTMLCode"/>
          <w:rFonts w:eastAsia="Arial"/>
          <w:sz w:val="28"/>
          <w:lang w:val="bg-BG"/>
        </w:rPr>
        <w:t>current/</w:t>
      </w:r>
      <w:r w:rsidRPr="000212D8">
        <w:rPr>
          <w:lang w:val="bg-BG"/>
        </w:rPr>
        <w:t>.</w:t>
      </w:r>
    </w:p>
    <w:p w14:paraId="01A1C730" w14:textId="77777777" w:rsidR="00854E8F" w:rsidRPr="000212D8" w:rsidRDefault="00854E8F" w:rsidP="007C7893">
      <w:pPr>
        <w:keepNext/>
        <w:spacing w:before="120" w:after="60"/>
        <w:jc w:val="both"/>
        <w:rPr>
          <w:del w:id="14" w:author="Nikolay Yordanov" w:date="2026-10-22T09:51:00Z" w16du:dateUtc="2026-10-22T06:51:00Z"/>
          <w:lang w:val="bg-BG"/>
        </w:rPr>
      </w:pPr>
    </w:p>
    <w:p w14:paraId="36632533" w14:textId="77777777" w:rsidR="00854E8F" w:rsidRPr="000212D8" w:rsidRDefault="00854E8F" w:rsidP="007C7893">
      <w:pPr>
        <w:keepNext/>
        <w:spacing w:before="120" w:after="60"/>
        <w:jc w:val="both"/>
        <w:rPr>
          <w:del w:id="15" w:author="Nikolay Yordanov" w:date="2026-10-22T09:51:00Z" w16du:dateUtc="2026-10-22T06:51:00Z"/>
          <w:lang w:val="bg-BG"/>
        </w:rPr>
      </w:pPr>
    </w:p>
    <w:p w14:paraId="6494FCD9" w14:textId="77777777" w:rsidR="002C741B" w:rsidRPr="00EC5B4C" w:rsidRDefault="00000000" w:rsidP="00EC5B4C">
      <w:pPr>
        <w:ind w:firstLine="709"/>
        <w:rPr>
          <w:ins w:id="16" w:author="Nikolay Yordanov" w:date="2026-10-22T09:51:00Z" w16du:dateUtc="2026-10-22T06:51:00Z"/>
          <w:lang w:val="bg-BG"/>
        </w:rPr>
      </w:pPr>
      <w:ins w:id="17" w:author="Nikolay Yordanov" w:date="2026-10-22T09:51:00Z" w16du:dateUtc="2026-10-22T06:51:00Z">
        <w:r w:rsidRPr="00EC5B4C">
          <w:rPr>
            <w:lang w:val="bg-BG"/>
          </w:rPr>
          <w:t>Базови коефициенти за сравняваните условия (параметри P05.04 за РС и P06.02 за РТ); при разхлабен фундамент се запазват номиналните усилвания: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2C741B" w:rsidRPr="00EC5B4C" w14:paraId="575F4554" w14:textId="77777777" w:rsidTr="00EC5B4C">
        <w:trPr>
          <w:ins w:id="18" w:author="Nikolay Yordanov" w:date="2026-10-22T09:51:00Z" w16du:dateUtc="2026-10-22T06:51:00Z"/>
        </w:trPr>
        <w:tc>
          <w:tcPr>
            <w:tcW w:w="3213" w:type="dxa"/>
          </w:tcPr>
          <w:p w14:paraId="42B50FC3" w14:textId="77777777" w:rsidR="002C741B" w:rsidRPr="00EC5B4C" w:rsidRDefault="00000000" w:rsidP="00EC5B4C">
            <w:pPr>
              <w:jc w:val="center"/>
              <w:rPr>
                <w:ins w:id="19" w:author="Nikolay Yordanov" w:date="2026-10-22T09:51:00Z" w16du:dateUtc="2026-10-22T06:51:00Z"/>
                <w:b/>
                <w:sz w:val="24"/>
                <w:lang w:val="bg-BG"/>
              </w:rPr>
            </w:pPr>
            <w:ins w:id="20" w:author="Nikolay Yordanov" w:date="2026-10-22T09:51:00Z" w16du:dateUtc="2026-10-22T06:51:00Z">
              <w:r w:rsidRPr="00EC5B4C">
                <w:rPr>
                  <w:b/>
                  <w:sz w:val="24"/>
                  <w:lang w:val="bg-BG"/>
                </w:rPr>
                <w:t>Състояние</w:t>
              </w:r>
            </w:ins>
          </w:p>
        </w:tc>
        <w:tc>
          <w:tcPr>
            <w:tcW w:w="3213" w:type="dxa"/>
          </w:tcPr>
          <w:p w14:paraId="372A7A24" w14:textId="77777777" w:rsidR="002C741B" w:rsidRPr="00EC5B4C" w:rsidRDefault="00000000" w:rsidP="00EC5B4C">
            <w:pPr>
              <w:jc w:val="center"/>
              <w:rPr>
                <w:ins w:id="21" w:author="Nikolay Yordanov" w:date="2026-10-22T09:51:00Z" w16du:dateUtc="2026-10-22T06:51:00Z"/>
                <w:b/>
                <w:sz w:val="24"/>
                <w:lang w:val="bg-BG"/>
              </w:rPr>
            </w:pPr>
            <w:ins w:id="22" w:author="Nikolay Yordanov" w:date="2026-10-22T09:51:00Z" w16du:dateUtc="2026-10-22T06:51:00Z">
              <w:r w:rsidRPr="00EC5B4C">
                <w:rPr>
                  <w:b/>
                  <w:sz w:val="24"/>
                  <w:lang w:val="bg-BG"/>
                </w:rPr>
                <w:t>РС — P05.04</w:t>
              </w:r>
            </w:ins>
          </w:p>
        </w:tc>
        <w:tc>
          <w:tcPr>
            <w:tcW w:w="3213" w:type="dxa"/>
          </w:tcPr>
          <w:p w14:paraId="739C89CC" w14:textId="77777777" w:rsidR="002C741B" w:rsidRPr="00EC5B4C" w:rsidRDefault="00000000" w:rsidP="00EC5B4C">
            <w:pPr>
              <w:jc w:val="center"/>
              <w:rPr>
                <w:ins w:id="23" w:author="Nikolay Yordanov" w:date="2026-10-22T09:51:00Z" w16du:dateUtc="2026-10-22T06:51:00Z"/>
                <w:b/>
                <w:sz w:val="24"/>
                <w:lang w:val="bg-BG"/>
              </w:rPr>
            </w:pPr>
            <w:ins w:id="24" w:author="Nikolay Yordanov" w:date="2026-10-22T09:51:00Z" w16du:dateUtc="2026-10-22T06:51:00Z">
              <w:r w:rsidRPr="00EC5B4C">
                <w:rPr>
                  <w:b/>
                  <w:sz w:val="24"/>
                  <w:lang w:val="bg-BG"/>
                </w:rPr>
                <w:t>РТ — P06.02</w:t>
              </w:r>
            </w:ins>
          </w:p>
        </w:tc>
      </w:tr>
      <w:tr w:rsidR="002C741B" w:rsidRPr="00EC5B4C" w14:paraId="2FD3EE66" w14:textId="77777777" w:rsidTr="00EC5B4C">
        <w:trPr>
          <w:ins w:id="25" w:author="Nikolay Yordanov" w:date="2026-10-22T09:51:00Z" w16du:dateUtc="2026-10-22T06:51:00Z"/>
        </w:trPr>
        <w:tc>
          <w:tcPr>
            <w:tcW w:w="3213" w:type="dxa"/>
          </w:tcPr>
          <w:p w14:paraId="7CF388D8" w14:textId="77777777" w:rsidR="002C741B" w:rsidRPr="00A72824" w:rsidRDefault="00000000" w:rsidP="00EC5B4C">
            <w:pPr>
              <w:jc w:val="center"/>
              <w:rPr>
                <w:ins w:id="26" w:author="Nikolay Yordanov" w:date="2026-10-22T09:51:00Z" w16du:dateUtc="2026-10-22T06:51:00Z"/>
                <w:bCs/>
                <w:sz w:val="24"/>
                <w:lang w:val="bg-BG"/>
              </w:rPr>
            </w:pPr>
            <w:ins w:id="27" w:author="Nikolay Yordanov" w:date="2026-10-22T09:51:00Z" w16du:dateUtc="2026-10-22T06:51:00Z">
              <w:r w:rsidRPr="00A72824">
                <w:rPr>
                  <w:bCs/>
                  <w:sz w:val="24"/>
                  <w:lang w:val="bg-BG"/>
                </w:rPr>
                <w:t>Номинални настройки</w:t>
              </w:r>
            </w:ins>
          </w:p>
        </w:tc>
        <w:tc>
          <w:tcPr>
            <w:tcW w:w="3213" w:type="dxa"/>
          </w:tcPr>
          <w:p w14:paraId="25D5C4CD" w14:textId="77777777" w:rsidR="002C741B" w:rsidRPr="00EC5B4C" w:rsidRDefault="00000000" w:rsidP="00EC5B4C">
            <w:pPr>
              <w:jc w:val="center"/>
              <w:rPr>
                <w:ins w:id="28" w:author="Nikolay Yordanov" w:date="2026-10-22T09:51:00Z" w16du:dateUtc="2026-10-22T06:51:00Z"/>
                <w:b/>
                <w:sz w:val="24"/>
                <w:lang w:val="bg-BG"/>
              </w:rPr>
            </w:pPr>
            <w:ins w:id="29" w:author="Nikolay Yordanov" w:date="2026-10-22T09:51:00Z" w16du:dateUtc="2026-10-22T06:51:00Z">
              <w:r w:rsidRPr="00EC5B4C">
                <w:rPr>
                  <w:b/>
                  <w:sz w:val="24"/>
                  <w:lang w:val="bg-BG"/>
                </w:rPr>
                <w:t>10</w:t>
              </w:r>
            </w:ins>
          </w:p>
        </w:tc>
        <w:tc>
          <w:tcPr>
            <w:tcW w:w="3213" w:type="dxa"/>
          </w:tcPr>
          <w:p w14:paraId="14EBA98B" w14:textId="77777777" w:rsidR="002C741B" w:rsidRPr="00EC5B4C" w:rsidRDefault="00000000" w:rsidP="00EC5B4C">
            <w:pPr>
              <w:jc w:val="center"/>
              <w:rPr>
                <w:ins w:id="30" w:author="Nikolay Yordanov" w:date="2026-10-22T09:51:00Z" w16du:dateUtc="2026-10-22T06:51:00Z"/>
                <w:b/>
                <w:sz w:val="24"/>
                <w:lang w:val="bg-BG"/>
              </w:rPr>
            </w:pPr>
            <w:ins w:id="31" w:author="Nikolay Yordanov" w:date="2026-10-22T09:51:00Z" w16du:dateUtc="2026-10-22T06:51:00Z">
              <w:r w:rsidRPr="00EC5B4C">
                <w:rPr>
                  <w:b/>
                  <w:sz w:val="24"/>
                  <w:lang w:val="bg-BG"/>
                </w:rPr>
                <w:t>2</w:t>
              </w:r>
            </w:ins>
          </w:p>
        </w:tc>
      </w:tr>
      <w:tr w:rsidR="002C741B" w:rsidRPr="00EC5B4C" w14:paraId="6240F0FE" w14:textId="77777777" w:rsidTr="00EC5B4C">
        <w:trPr>
          <w:ins w:id="32" w:author="Nikolay Yordanov" w:date="2026-10-22T09:51:00Z" w16du:dateUtc="2026-10-22T06:51:00Z"/>
        </w:trPr>
        <w:tc>
          <w:tcPr>
            <w:tcW w:w="3213" w:type="dxa"/>
          </w:tcPr>
          <w:p w14:paraId="706D7BAB" w14:textId="77777777" w:rsidR="002C741B" w:rsidRPr="00A72824" w:rsidRDefault="00000000" w:rsidP="00EC5B4C">
            <w:pPr>
              <w:jc w:val="center"/>
              <w:rPr>
                <w:ins w:id="33" w:author="Nikolay Yordanov" w:date="2026-10-22T09:51:00Z" w16du:dateUtc="2026-10-22T06:51:00Z"/>
                <w:bCs/>
                <w:sz w:val="24"/>
                <w:lang w:val="bg-BG"/>
              </w:rPr>
            </w:pPr>
            <w:ins w:id="34" w:author="Nikolay Yordanov" w:date="2026-10-22T09:51:00Z" w16du:dateUtc="2026-10-22T06:51:00Z">
              <w:r w:rsidRPr="00A72824">
                <w:rPr>
                  <w:bCs/>
                  <w:sz w:val="24"/>
                  <w:lang w:val="bg-BG"/>
                </w:rPr>
                <w:t>Разхлабен фундамент</w:t>
              </w:r>
            </w:ins>
          </w:p>
        </w:tc>
        <w:tc>
          <w:tcPr>
            <w:tcW w:w="3213" w:type="dxa"/>
          </w:tcPr>
          <w:p w14:paraId="332E4D4D" w14:textId="77777777" w:rsidR="002C741B" w:rsidRPr="00EC5B4C" w:rsidRDefault="00000000" w:rsidP="00EC5B4C">
            <w:pPr>
              <w:jc w:val="center"/>
              <w:rPr>
                <w:ins w:id="35" w:author="Nikolay Yordanov" w:date="2026-10-22T09:51:00Z" w16du:dateUtc="2026-10-22T06:51:00Z"/>
                <w:b/>
                <w:sz w:val="24"/>
                <w:lang w:val="bg-BG"/>
              </w:rPr>
            </w:pPr>
            <w:ins w:id="36" w:author="Nikolay Yordanov" w:date="2026-10-22T09:51:00Z" w16du:dateUtc="2026-10-22T06:51:00Z">
              <w:r w:rsidRPr="00EC5B4C">
                <w:rPr>
                  <w:b/>
                  <w:sz w:val="24"/>
                  <w:lang w:val="bg-BG"/>
                </w:rPr>
                <w:t>10</w:t>
              </w:r>
            </w:ins>
          </w:p>
        </w:tc>
        <w:tc>
          <w:tcPr>
            <w:tcW w:w="3213" w:type="dxa"/>
          </w:tcPr>
          <w:p w14:paraId="12585852" w14:textId="77777777" w:rsidR="002C741B" w:rsidRPr="00EC5B4C" w:rsidRDefault="00000000" w:rsidP="00EC5B4C">
            <w:pPr>
              <w:jc w:val="center"/>
              <w:rPr>
                <w:ins w:id="37" w:author="Nikolay Yordanov" w:date="2026-10-22T09:51:00Z" w16du:dateUtc="2026-10-22T06:51:00Z"/>
                <w:b/>
                <w:sz w:val="24"/>
                <w:lang w:val="bg-BG"/>
              </w:rPr>
            </w:pPr>
            <w:ins w:id="38" w:author="Nikolay Yordanov" w:date="2026-10-22T09:51:00Z" w16du:dateUtc="2026-10-22T06:51:00Z">
              <w:r w:rsidRPr="00EC5B4C">
                <w:rPr>
                  <w:b/>
                  <w:sz w:val="24"/>
                  <w:lang w:val="bg-BG"/>
                </w:rPr>
                <w:t>2</w:t>
              </w:r>
            </w:ins>
          </w:p>
        </w:tc>
      </w:tr>
      <w:tr w:rsidR="002C741B" w:rsidRPr="00EC5B4C" w14:paraId="2ABAF32F" w14:textId="77777777" w:rsidTr="00EC5B4C">
        <w:trPr>
          <w:ins w:id="39" w:author="Nikolay Yordanov" w:date="2026-10-22T09:51:00Z" w16du:dateUtc="2026-10-22T06:51:00Z"/>
        </w:trPr>
        <w:tc>
          <w:tcPr>
            <w:tcW w:w="3213" w:type="dxa"/>
          </w:tcPr>
          <w:p w14:paraId="706A2ABE" w14:textId="77777777" w:rsidR="002C741B" w:rsidRPr="00A72824" w:rsidRDefault="00000000" w:rsidP="00EC5B4C">
            <w:pPr>
              <w:jc w:val="center"/>
              <w:rPr>
                <w:ins w:id="40" w:author="Nikolay Yordanov" w:date="2026-10-22T09:51:00Z" w16du:dateUtc="2026-10-22T06:51:00Z"/>
                <w:bCs/>
                <w:sz w:val="24"/>
                <w:lang w:val="bg-BG"/>
              </w:rPr>
            </w:pPr>
            <w:ins w:id="41" w:author="Nikolay Yordanov" w:date="2026-10-22T09:51:00Z" w16du:dateUtc="2026-10-22T06:51:00Z">
              <w:r w:rsidRPr="00A72824">
                <w:rPr>
                  <w:bCs/>
                  <w:sz w:val="24"/>
                  <w:lang w:val="bg-BG"/>
                </w:rPr>
                <w:t>Неоптимален РС</w:t>
              </w:r>
            </w:ins>
          </w:p>
        </w:tc>
        <w:tc>
          <w:tcPr>
            <w:tcW w:w="3213" w:type="dxa"/>
          </w:tcPr>
          <w:p w14:paraId="33F6BF7F" w14:textId="77777777" w:rsidR="002C741B" w:rsidRPr="00EC5B4C" w:rsidRDefault="00000000" w:rsidP="00EC5B4C">
            <w:pPr>
              <w:jc w:val="center"/>
              <w:rPr>
                <w:ins w:id="42" w:author="Nikolay Yordanov" w:date="2026-10-22T09:51:00Z" w16du:dateUtc="2026-10-22T06:51:00Z"/>
                <w:b/>
                <w:sz w:val="24"/>
                <w:lang w:val="bg-BG"/>
              </w:rPr>
            </w:pPr>
            <w:ins w:id="43" w:author="Nikolay Yordanov" w:date="2026-10-22T09:51:00Z" w16du:dateUtc="2026-10-22T06:51:00Z">
              <w:r w:rsidRPr="00EC5B4C">
                <w:rPr>
                  <w:b/>
                  <w:sz w:val="24"/>
                  <w:lang w:val="bg-BG"/>
                </w:rPr>
                <w:t>0,2</w:t>
              </w:r>
            </w:ins>
          </w:p>
        </w:tc>
        <w:tc>
          <w:tcPr>
            <w:tcW w:w="3213" w:type="dxa"/>
          </w:tcPr>
          <w:p w14:paraId="1C1D4A60" w14:textId="77777777" w:rsidR="002C741B" w:rsidRPr="00EC5B4C" w:rsidRDefault="00000000" w:rsidP="00EC5B4C">
            <w:pPr>
              <w:jc w:val="center"/>
              <w:rPr>
                <w:ins w:id="44" w:author="Nikolay Yordanov" w:date="2026-10-22T09:51:00Z" w16du:dateUtc="2026-10-22T06:51:00Z"/>
                <w:b/>
                <w:sz w:val="24"/>
                <w:lang w:val="bg-BG"/>
              </w:rPr>
            </w:pPr>
            <w:ins w:id="45" w:author="Nikolay Yordanov" w:date="2026-10-22T09:51:00Z" w16du:dateUtc="2026-10-22T06:51:00Z">
              <w:r w:rsidRPr="00EC5B4C">
                <w:rPr>
                  <w:b/>
                  <w:sz w:val="24"/>
                  <w:lang w:val="bg-BG"/>
                </w:rPr>
                <w:t>2</w:t>
              </w:r>
            </w:ins>
          </w:p>
        </w:tc>
      </w:tr>
      <w:tr w:rsidR="002C741B" w:rsidRPr="00EC5B4C" w14:paraId="1BCB39B7" w14:textId="77777777" w:rsidTr="00EC5B4C">
        <w:trPr>
          <w:ins w:id="46" w:author="Nikolay Yordanov" w:date="2026-10-22T09:51:00Z" w16du:dateUtc="2026-10-22T06:51:00Z"/>
        </w:trPr>
        <w:tc>
          <w:tcPr>
            <w:tcW w:w="3213" w:type="dxa"/>
          </w:tcPr>
          <w:p w14:paraId="61100F4A" w14:textId="77777777" w:rsidR="002C741B" w:rsidRPr="00A72824" w:rsidRDefault="00000000" w:rsidP="00EC5B4C">
            <w:pPr>
              <w:jc w:val="center"/>
              <w:rPr>
                <w:ins w:id="47" w:author="Nikolay Yordanov" w:date="2026-10-22T09:51:00Z" w16du:dateUtc="2026-10-22T06:51:00Z"/>
                <w:bCs/>
                <w:sz w:val="24"/>
                <w:lang w:val="bg-BG"/>
              </w:rPr>
            </w:pPr>
            <w:ins w:id="48" w:author="Nikolay Yordanov" w:date="2026-10-22T09:51:00Z" w16du:dateUtc="2026-10-22T06:51:00Z">
              <w:r w:rsidRPr="00A72824">
                <w:rPr>
                  <w:bCs/>
                  <w:sz w:val="24"/>
                  <w:lang w:val="bg-BG"/>
                </w:rPr>
                <w:t>Неоптимален РТ при номинален РС</w:t>
              </w:r>
            </w:ins>
          </w:p>
        </w:tc>
        <w:tc>
          <w:tcPr>
            <w:tcW w:w="3213" w:type="dxa"/>
          </w:tcPr>
          <w:p w14:paraId="40277315" w14:textId="77777777" w:rsidR="002C741B" w:rsidRPr="00EC5B4C" w:rsidRDefault="00000000" w:rsidP="00EC5B4C">
            <w:pPr>
              <w:jc w:val="center"/>
              <w:rPr>
                <w:ins w:id="49" w:author="Nikolay Yordanov" w:date="2026-10-22T09:51:00Z" w16du:dateUtc="2026-10-22T06:51:00Z"/>
                <w:b/>
                <w:sz w:val="24"/>
                <w:lang w:val="bg-BG"/>
              </w:rPr>
            </w:pPr>
            <w:ins w:id="50" w:author="Nikolay Yordanov" w:date="2026-10-22T09:51:00Z" w16du:dateUtc="2026-10-22T06:51:00Z">
              <w:r w:rsidRPr="00EC5B4C">
                <w:rPr>
                  <w:b/>
                  <w:sz w:val="24"/>
                  <w:lang w:val="bg-BG"/>
                </w:rPr>
                <w:t>10</w:t>
              </w:r>
            </w:ins>
          </w:p>
        </w:tc>
        <w:tc>
          <w:tcPr>
            <w:tcW w:w="3213" w:type="dxa"/>
          </w:tcPr>
          <w:p w14:paraId="4476C75E" w14:textId="77777777" w:rsidR="002C741B" w:rsidRPr="00EC5B4C" w:rsidRDefault="00000000" w:rsidP="00EC5B4C">
            <w:pPr>
              <w:jc w:val="center"/>
              <w:rPr>
                <w:ins w:id="51" w:author="Nikolay Yordanov" w:date="2026-10-22T09:51:00Z" w16du:dateUtc="2026-10-22T06:51:00Z"/>
                <w:b/>
                <w:sz w:val="24"/>
                <w:lang w:val="bg-BG"/>
              </w:rPr>
            </w:pPr>
            <w:ins w:id="52" w:author="Nikolay Yordanov" w:date="2026-10-22T09:51:00Z" w16du:dateUtc="2026-10-22T06:51:00Z">
              <w:r w:rsidRPr="00EC5B4C">
                <w:rPr>
                  <w:b/>
                  <w:sz w:val="24"/>
                  <w:lang w:val="bg-BG"/>
                </w:rPr>
                <w:t>0,1</w:t>
              </w:r>
            </w:ins>
          </w:p>
        </w:tc>
      </w:tr>
    </w:tbl>
    <w:p w14:paraId="5E71EFC7" w14:textId="77777777" w:rsidR="00854E8F" w:rsidRPr="00EC5B4C" w:rsidRDefault="00854E8F" w:rsidP="007C7893">
      <w:pPr>
        <w:keepNext/>
        <w:spacing w:before="120" w:after="60"/>
        <w:jc w:val="both"/>
        <w:rPr>
          <w:lang w:val="bg-BG"/>
        </w:rPr>
      </w:pPr>
    </w:p>
    <w:p w14:paraId="3B6CF4FA" w14:textId="77777777" w:rsidR="00854E8F" w:rsidRPr="000212D8" w:rsidRDefault="00854E8F" w:rsidP="007C7893">
      <w:pPr>
        <w:keepNext/>
        <w:spacing w:before="120" w:after="60"/>
        <w:jc w:val="both"/>
        <w:rPr>
          <w:lang w:val="bg-BG"/>
        </w:rPr>
      </w:pPr>
    </w:p>
    <w:p w14:paraId="5DFEEBD1" w14:textId="77777777" w:rsidR="00BD0F63" w:rsidRPr="000212D8" w:rsidRDefault="00854E8F" w:rsidP="00854E8F">
      <w:pPr>
        <w:keepNext/>
        <w:spacing w:before="120" w:after="60"/>
        <w:jc w:val="center"/>
        <w:rPr>
          <w:lang w:val="bg-BG"/>
        </w:rPr>
      </w:pPr>
      <w:r w:rsidRPr="000212D8">
        <w:rPr>
          <w:i/>
          <w:lang w:val="bg-BG"/>
        </w:rPr>
        <w:t>Табл. 8.1. Условия на основното изследване при задание за скорост 30%, без реверсиране</w:t>
      </w:r>
      <w:r w:rsidRPr="000212D8">
        <w:rPr>
          <w:lang w:val="bg-BG"/>
        </w:rPr>
        <w:t>.</w:t>
      </w: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4409"/>
        <w:gridCol w:w="4969"/>
      </w:tblGrid>
      <w:tr w:rsidR="000212D8" w:rsidRPr="000212D8" w14:paraId="696A12F9" w14:textId="77777777" w:rsidTr="000212D8">
        <w:trPr>
          <w:trHeight w:val="454"/>
        </w:trPr>
        <w:tc>
          <w:tcPr>
            <w:tcW w:w="4626" w:type="dxa"/>
            <w:vAlign w:val="center"/>
          </w:tcPr>
          <w:p w14:paraId="17A99854" w14:textId="77777777" w:rsidR="000212D8" w:rsidRPr="000212D8" w:rsidRDefault="000212D8" w:rsidP="000212D8">
            <w:pPr>
              <w:jc w:val="center"/>
              <w:rPr>
                <w:b/>
                <w:sz w:val="24"/>
                <w:lang w:val="bg-BG"/>
              </w:rPr>
            </w:pPr>
            <w:r w:rsidRPr="000212D8">
              <w:rPr>
                <w:b/>
                <w:sz w:val="24"/>
                <w:lang w:val="bg-BG"/>
              </w:rPr>
              <w:t>Състояние на системата</w:t>
            </w:r>
          </w:p>
        </w:tc>
        <w:tc>
          <w:tcPr>
            <w:tcW w:w="4649" w:type="dxa"/>
            <w:vAlign w:val="center"/>
          </w:tcPr>
          <w:p w14:paraId="60459B77" w14:textId="77777777" w:rsidR="000212D8" w:rsidRPr="000212D8" w:rsidRDefault="000212D8" w:rsidP="000212D8">
            <w:pPr>
              <w:jc w:val="center"/>
              <w:rPr>
                <w:b/>
                <w:sz w:val="24"/>
                <w:lang w:val="bg-BG"/>
              </w:rPr>
            </w:pPr>
            <w:r w:rsidRPr="000212D8">
              <w:rPr>
                <w:b/>
                <w:sz w:val="24"/>
                <w:lang w:val="bg-BG"/>
              </w:rPr>
              <w:t xml:space="preserve">Папка в </w:t>
            </w:r>
            <w:r w:rsidRPr="000212D8">
              <w:rPr>
                <w:rFonts w:ascii="Courier New" w:hAnsi="Courier New" w:cs="Courier New"/>
                <w:b/>
                <w:sz w:val="24"/>
                <w:lang w:val="bg-BG"/>
              </w:rPr>
              <w:t>data/</w:t>
            </w:r>
          </w:p>
        </w:tc>
      </w:tr>
      <w:tr w:rsidR="000212D8" w:rsidRPr="000212D8" w14:paraId="0CBEAA87" w14:textId="77777777" w:rsidTr="000212D8">
        <w:trPr>
          <w:trHeight w:val="397"/>
        </w:trPr>
        <w:tc>
          <w:tcPr>
            <w:tcW w:w="4626" w:type="dxa"/>
            <w:vAlign w:val="center"/>
          </w:tcPr>
          <w:p w14:paraId="2566C622" w14:textId="77777777" w:rsidR="000212D8" w:rsidRPr="000212D8" w:rsidRDefault="000212D8" w:rsidP="000212D8">
            <w:pPr>
              <w:jc w:val="center"/>
              <w:rPr>
                <w:sz w:val="24"/>
                <w:lang w:val="bg-BG"/>
              </w:rPr>
            </w:pPr>
            <w:del w:id="53" w:author="Nikolay Yordanov" w:date="2026-10-22T09:51:00Z" w16du:dateUtc="2026-10-22T06:51:00Z">
              <w:r w:rsidRPr="000212D8">
                <w:rPr>
                  <w:sz w:val="24"/>
                  <w:lang w:val="bg-BG"/>
                </w:rPr>
                <w:delText>Оптимална</w:delText>
              </w:r>
            </w:del>
            <w:ins w:id="54" w:author="Nikolay Yordanov" w:date="2026-10-22T09:51:00Z" w16du:dateUtc="2026-10-22T06:51:00Z">
              <w:r w:rsidRPr="000212D8">
                <w:rPr>
                  <w:sz w:val="24"/>
                  <w:lang w:val="bg-BG"/>
                </w:rPr>
                <w:t>Номинална</w:t>
              </w:r>
            </w:ins>
            <w:r w:rsidRPr="000212D8">
              <w:rPr>
                <w:sz w:val="24"/>
                <w:lang w:val="bg-BG"/>
              </w:rPr>
              <w:t xml:space="preserve"> настройка на регулаторите</w:t>
            </w:r>
          </w:p>
        </w:tc>
        <w:tc>
          <w:tcPr>
            <w:tcW w:w="4649" w:type="dxa"/>
            <w:vAlign w:val="center"/>
          </w:tcPr>
          <w:p w14:paraId="72CBBA80" w14:textId="77777777" w:rsidR="000212D8" w:rsidRPr="000212D8" w:rsidRDefault="000212D8" w:rsidP="000212D8">
            <w:pPr>
              <w:jc w:val="center"/>
              <w:rPr>
                <w:rFonts w:ascii="Courier New" w:hAnsi="Courier New" w:cs="Courier New"/>
                <w:sz w:val="24"/>
                <w:lang w:val="bg-BG"/>
              </w:rPr>
            </w:pPr>
            <w:r w:rsidRPr="000212D8">
              <w:rPr>
                <w:rFonts w:ascii="Courier New" w:hAnsi="Courier New" w:cs="Courier New"/>
                <w:sz w:val="24"/>
                <w:lang w:val="bg-BG"/>
              </w:rPr>
              <w:t>normal_no_reversal</w:t>
            </w:r>
          </w:p>
        </w:tc>
      </w:tr>
      <w:tr w:rsidR="000212D8" w:rsidRPr="000212D8" w14:paraId="7ED94CFC" w14:textId="77777777" w:rsidTr="000212D8">
        <w:trPr>
          <w:trHeight w:val="397"/>
        </w:trPr>
        <w:tc>
          <w:tcPr>
            <w:tcW w:w="4626" w:type="dxa"/>
            <w:vAlign w:val="center"/>
          </w:tcPr>
          <w:p w14:paraId="09A0B16C" w14:textId="77777777" w:rsidR="000212D8" w:rsidRPr="000212D8" w:rsidRDefault="000212D8" w:rsidP="000212D8">
            <w:pPr>
              <w:jc w:val="center"/>
              <w:rPr>
                <w:sz w:val="24"/>
                <w:lang w:val="bg-BG"/>
              </w:rPr>
            </w:pPr>
            <w:r w:rsidRPr="000212D8">
              <w:rPr>
                <w:sz w:val="24"/>
                <w:lang w:val="bg-BG"/>
              </w:rPr>
              <w:t>Разхлабен фундамент</w:t>
            </w:r>
          </w:p>
        </w:tc>
        <w:tc>
          <w:tcPr>
            <w:tcW w:w="4649" w:type="dxa"/>
            <w:vAlign w:val="center"/>
          </w:tcPr>
          <w:p w14:paraId="74C32E6F" w14:textId="77777777" w:rsidR="000212D8" w:rsidRPr="000212D8" w:rsidRDefault="000212D8" w:rsidP="000212D8">
            <w:pPr>
              <w:jc w:val="center"/>
              <w:rPr>
                <w:rFonts w:ascii="Courier New" w:hAnsi="Courier New" w:cs="Courier New"/>
                <w:sz w:val="24"/>
                <w:lang w:val="bg-BG"/>
              </w:rPr>
            </w:pPr>
            <w:r w:rsidRPr="000212D8">
              <w:rPr>
                <w:rFonts w:ascii="Courier New" w:hAnsi="Courier New" w:cs="Courier New"/>
                <w:sz w:val="24"/>
                <w:lang w:val="bg-BG"/>
              </w:rPr>
              <w:t>loose_foundation_no_reversal</w:t>
            </w:r>
          </w:p>
        </w:tc>
      </w:tr>
      <w:tr w:rsidR="000212D8" w:rsidRPr="000212D8" w14:paraId="5B3B78D9" w14:textId="77777777" w:rsidTr="000212D8">
        <w:trPr>
          <w:trHeight w:val="397"/>
        </w:trPr>
        <w:tc>
          <w:tcPr>
            <w:tcW w:w="4626" w:type="dxa"/>
            <w:vAlign w:val="center"/>
          </w:tcPr>
          <w:p w14:paraId="716B58B4" w14:textId="77777777" w:rsidR="000212D8" w:rsidRPr="000212D8" w:rsidRDefault="000212D8" w:rsidP="000212D8">
            <w:pPr>
              <w:jc w:val="center"/>
              <w:rPr>
                <w:sz w:val="24"/>
                <w:lang w:val="bg-BG"/>
              </w:rPr>
            </w:pPr>
            <w:r w:rsidRPr="000212D8">
              <w:rPr>
                <w:sz w:val="24"/>
                <w:lang w:val="bg-BG"/>
              </w:rPr>
              <w:t>Неоптимална настройка на РС</w:t>
            </w:r>
          </w:p>
        </w:tc>
        <w:tc>
          <w:tcPr>
            <w:tcW w:w="4649" w:type="dxa"/>
            <w:vAlign w:val="center"/>
          </w:tcPr>
          <w:p w14:paraId="3E36E6A7" w14:textId="77777777" w:rsidR="000212D8" w:rsidRPr="000212D8" w:rsidRDefault="000212D8" w:rsidP="000212D8">
            <w:pPr>
              <w:jc w:val="center"/>
              <w:rPr>
                <w:rFonts w:ascii="Courier New" w:hAnsi="Courier New" w:cs="Courier New"/>
                <w:sz w:val="24"/>
                <w:lang w:val="bg-BG"/>
              </w:rPr>
            </w:pPr>
            <w:r w:rsidRPr="000212D8">
              <w:rPr>
                <w:rFonts w:ascii="Courier New" w:hAnsi="Courier New" w:cs="Courier New"/>
                <w:sz w:val="24"/>
                <w:lang w:val="bg-BG"/>
              </w:rPr>
              <w:t>suboptimal_control_no_reversal</w:t>
            </w:r>
          </w:p>
        </w:tc>
      </w:tr>
      <w:tr w:rsidR="000212D8" w:rsidRPr="000212D8" w14:paraId="00F53020" w14:textId="77777777" w:rsidTr="000212D8">
        <w:trPr>
          <w:trHeight w:val="397"/>
        </w:trPr>
        <w:tc>
          <w:tcPr>
            <w:tcW w:w="4626" w:type="dxa"/>
            <w:vAlign w:val="center"/>
          </w:tcPr>
          <w:p w14:paraId="1397F10E" w14:textId="77777777" w:rsidR="000212D8" w:rsidRPr="000212D8" w:rsidRDefault="000212D8" w:rsidP="000212D8">
            <w:pPr>
              <w:jc w:val="center"/>
              <w:rPr>
                <w:sz w:val="24"/>
                <w:lang w:val="bg-BG"/>
              </w:rPr>
            </w:pPr>
            <w:r w:rsidRPr="000212D8">
              <w:rPr>
                <w:sz w:val="24"/>
                <w:lang w:val="bg-BG"/>
              </w:rPr>
              <w:t>Неоптимална настройка на РТ</w:t>
            </w:r>
          </w:p>
        </w:tc>
        <w:tc>
          <w:tcPr>
            <w:tcW w:w="4649" w:type="dxa"/>
            <w:vAlign w:val="center"/>
          </w:tcPr>
          <w:p w14:paraId="47075FDB" w14:textId="77777777" w:rsidR="000212D8" w:rsidRPr="000212D8" w:rsidRDefault="000212D8" w:rsidP="000212D8">
            <w:pPr>
              <w:jc w:val="center"/>
              <w:rPr>
                <w:rFonts w:ascii="Courier New" w:hAnsi="Courier New" w:cs="Courier New"/>
                <w:sz w:val="24"/>
                <w:lang w:val="bg-BG"/>
              </w:rPr>
            </w:pPr>
            <w:r w:rsidRPr="000212D8">
              <w:rPr>
                <w:rFonts w:ascii="Courier New" w:hAnsi="Courier New" w:cs="Courier New"/>
                <w:sz w:val="24"/>
                <w:lang w:val="bg-BG"/>
              </w:rPr>
              <w:t>suboptimal_control_rt_no_reversal</w:t>
            </w:r>
          </w:p>
        </w:tc>
      </w:tr>
    </w:tbl>
    <w:p w14:paraId="5943EDC0" w14:textId="77777777" w:rsidR="000212D8" w:rsidRDefault="000212D8" w:rsidP="00854E8F">
      <w:pPr>
        <w:ind w:firstLine="709"/>
        <w:jc w:val="both"/>
        <w:rPr>
          <w:highlight w:val="yellow"/>
          <w:lang w:val="bg-BG"/>
        </w:rPr>
      </w:pPr>
    </w:p>
    <w:p w14:paraId="1E04CC73" w14:textId="77777777" w:rsidR="00854E8F" w:rsidRDefault="00854E8F" w:rsidP="00854E8F">
      <w:pPr>
        <w:ind w:firstLine="709"/>
        <w:jc w:val="both"/>
        <w:rPr>
          <w:highlight w:val="yellow"/>
          <w:lang w:val="bg-BG"/>
        </w:rPr>
      </w:pPr>
      <w:r w:rsidRPr="000212D8">
        <w:rPr>
          <w:highlight w:val="yellow"/>
          <w:lang w:val="bg-BG"/>
        </w:rPr>
        <w:lastRenderedPageBreak/>
        <w:t>За всяко от условията в таблица 8.1 се зарежда съответният запис и се избира участък, съответстващ на установен режим. Анализираните интервали трябва да бъдат с еднаква продължителност. След отстраняване на средното отместване се построяват времедиаграмите на измервателния сигнал, представени на фиг. 8.5. За сравнение на формата и амплитудата на пулсациите се използват еднакви мащаби на осите.</w:t>
      </w:r>
    </w:p>
    <w:p w14:paraId="71D4FB35" w14:textId="77777777" w:rsidR="000212D8" w:rsidRDefault="000212D8" w:rsidP="00854E8F">
      <w:pPr>
        <w:ind w:firstLine="709"/>
        <w:jc w:val="both"/>
        <w:rPr>
          <w:del w:id="55" w:author="Nikolay Yordanov" w:date="2026-10-22T09:51:00Z" w16du:dateUtc="2026-10-22T06:51:00Z"/>
          <w:highlight w:val="yellow"/>
          <w:lang w:val="bg-BG"/>
        </w:rPr>
      </w:pPr>
    </w:p>
    <w:p w14:paraId="12B61C0A" w14:textId="77777777" w:rsidR="000212D8" w:rsidRDefault="000212D8" w:rsidP="00854E8F">
      <w:pPr>
        <w:ind w:firstLine="709"/>
        <w:jc w:val="both"/>
        <w:rPr>
          <w:del w:id="56" w:author="Nikolay Yordanov" w:date="2026-10-22T09:51:00Z" w16du:dateUtc="2026-10-22T06:51:00Z"/>
          <w:highlight w:val="yellow"/>
          <w:lang w:val="bg-BG"/>
        </w:rPr>
      </w:pPr>
    </w:p>
    <w:p w14:paraId="6F5E61CE" w14:textId="77777777" w:rsidR="000212D8" w:rsidRDefault="000212D8" w:rsidP="00854E8F">
      <w:pPr>
        <w:ind w:firstLine="709"/>
        <w:jc w:val="both"/>
        <w:rPr>
          <w:del w:id="57" w:author="Nikolay Yordanov" w:date="2026-10-22T09:51:00Z" w16du:dateUtc="2026-10-22T06:51:00Z"/>
          <w:highlight w:val="yellow"/>
          <w:lang w:val="bg-BG"/>
        </w:rPr>
      </w:pPr>
    </w:p>
    <w:p w14:paraId="12DB0231" w14:textId="77777777" w:rsidR="000212D8" w:rsidRPr="000212D8" w:rsidRDefault="000212D8" w:rsidP="00854E8F">
      <w:pPr>
        <w:ind w:firstLine="709"/>
        <w:jc w:val="both"/>
        <w:rPr>
          <w:del w:id="58" w:author="Nikolay Yordanov" w:date="2026-10-22T09:51:00Z" w16du:dateUtc="2026-10-22T06:51:00Z"/>
          <w:highlight w:val="yellow"/>
          <w:lang w:val="bg-BG"/>
        </w:rPr>
      </w:pPr>
    </w:p>
    <w:p w14:paraId="76EFCA12" w14:textId="77777777" w:rsidR="00854E8F" w:rsidRPr="000212D8" w:rsidRDefault="00854E8F" w:rsidP="00854E8F">
      <w:pPr>
        <w:ind w:firstLine="709"/>
        <w:jc w:val="both"/>
        <w:rPr>
          <w:del w:id="59" w:author="Nikolay Yordanov" w:date="2026-10-22T09:51:00Z" w16du:dateUtc="2026-10-22T06:51:00Z"/>
          <w:highlight w:val="yellow"/>
          <w:lang w:val="bg-BG"/>
        </w:rPr>
      </w:pPr>
    </w:p>
    <w:p w14:paraId="6827FE30" w14:textId="77777777" w:rsidR="00854E8F" w:rsidRPr="000212D8" w:rsidRDefault="00854E8F" w:rsidP="00854E8F">
      <w:pPr>
        <w:ind w:firstLine="709"/>
        <w:jc w:val="both"/>
        <w:rPr>
          <w:del w:id="60" w:author="Nikolay Yordanov" w:date="2026-10-22T09:51:00Z" w16du:dateUtc="2026-10-22T06:51:00Z"/>
          <w:highlight w:val="yellow"/>
          <w:lang w:val="bg-BG"/>
        </w:rPr>
      </w:pPr>
      <w:del w:id="61" w:author="Nikolay Yordanov" w:date="2026-10-22T09:51:00Z" w16du:dateUtc="2026-10-22T06:51:00Z">
        <w:r w:rsidRPr="000212D8">
          <w:rPr>
            <w:i/>
            <w:iCs/>
            <w:highlight w:val="yellow"/>
            <w:lang w:val="bg-BG"/>
          </w:rPr>
          <w:delText>[Място за времедиаграмите при четирите условия.]</w:delText>
        </w:r>
      </w:del>
    </w:p>
    <w:p w14:paraId="392413B9" w14:textId="77777777" w:rsidR="002C741B" w:rsidRDefault="00000000">
      <w:pPr>
        <w:rPr>
          <w:ins w:id="62" w:author="Nikolay Yordanov" w:date="2026-10-22T09:51:00Z" w16du:dateUtc="2026-10-22T06:51:00Z"/>
        </w:rPr>
      </w:pPr>
      <w:r>
        <w:rPr>
          <w:rPrChange w:id="63" w:author="Nikolay Yordanov" w:date="2026-10-22T09:51:00Z" w16du:dateUtc="2026-10-22T06:51:00Z">
            <w:rPr>
              <w:i/>
              <w:highlight w:val="yellow"/>
              <w:lang w:val="bg-BG"/>
            </w:rPr>
          </w:rPrChange>
        </w:rPr>
        <w:t>Фиг. 8.5</w:t>
      </w:r>
      <w:del w:id="64" w:author="Nikolay Yordanov" w:date="2026-10-22T09:51:00Z" w16du:dateUtc="2026-10-22T06:51:00Z">
        <w:r w:rsidR="00854E8F" w:rsidRPr="000212D8">
          <w:rPr>
            <w:i/>
            <w:iCs/>
            <w:highlight w:val="yellow"/>
            <w:lang w:val="bg-BG"/>
          </w:rPr>
          <w:delText>. Времедиаграми</w:delText>
        </w:r>
      </w:del>
      <w:ins w:id="65" w:author="Nikolay Yordanov" w:date="2026-10-22T09:51:00Z" w16du:dateUtc="2026-10-22T06:51:00Z">
        <w:r>
          <w:t xml:space="preserve"> </w:t>
        </w:r>
        <w:proofErr w:type="spellStart"/>
        <w:r>
          <w:t>използва</w:t>
        </w:r>
        <w:proofErr w:type="spellEnd"/>
        <w:r>
          <w:t xml:space="preserve"> </w:t>
        </w:r>
        <w:proofErr w:type="spellStart"/>
        <w:r>
          <w:t>два</w:t>
        </w:r>
        <w:proofErr w:type="spellEnd"/>
        <w:r>
          <w:t xml:space="preserve"> </w:t>
        </w:r>
        <w:proofErr w:type="spellStart"/>
        <w:r>
          <w:t>времеви</w:t>
        </w:r>
        <w:proofErr w:type="spellEnd"/>
        <w:r>
          <w:t xml:space="preserve"> </w:t>
        </w:r>
        <w:proofErr w:type="spellStart"/>
        <w:r>
          <w:t>мащаба</w:t>
        </w:r>
        <w:proofErr w:type="spellEnd"/>
        <w:r>
          <w:t xml:space="preserve">: </w:t>
        </w:r>
        <w:proofErr w:type="spellStart"/>
        <w:r>
          <w:t>общ</w:t>
        </w:r>
        <w:proofErr w:type="spellEnd"/>
        <w:r>
          <w:t xml:space="preserve"> </w:t>
        </w:r>
        <w:proofErr w:type="spellStart"/>
        <w:r>
          <w:t>изглед</w:t>
        </w:r>
      </w:ins>
      <w:proofErr w:type="spellEnd"/>
      <w:r>
        <w:rPr>
          <w:rPrChange w:id="66" w:author="Nikolay Yordanov" w:date="2026-10-22T09:51:00Z" w16du:dateUtc="2026-10-22T06:51:00Z">
            <w:rPr>
              <w:i/>
              <w:highlight w:val="yellow"/>
              <w:lang w:val="bg-BG"/>
            </w:rPr>
          </w:rPrChange>
        </w:rPr>
        <w:t xml:space="preserve"> </w:t>
      </w:r>
      <w:proofErr w:type="spellStart"/>
      <w:r>
        <w:rPr>
          <w:rPrChange w:id="67" w:author="Nikolay Yordanov" w:date="2026-10-22T09:51:00Z" w16du:dateUtc="2026-10-22T06:51:00Z">
            <w:rPr>
              <w:i/>
              <w:highlight w:val="yellow"/>
              <w:lang w:val="bg-BG"/>
            </w:rPr>
          </w:rPrChange>
        </w:rPr>
        <w:t>на</w:t>
      </w:r>
      <w:proofErr w:type="spellEnd"/>
      <w:r>
        <w:rPr>
          <w:rPrChange w:id="68" w:author="Nikolay Yordanov" w:date="2026-10-22T09:51:00Z" w16du:dateUtc="2026-10-22T06:51:00Z">
            <w:rPr>
              <w:i/>
              <w:highlight w:val="yellow"/>
              <w:lang w:val="bg-BG"/>
            </w:rPr>
          </w:rPrChange>
        </w:rPr>
        <w:t xml:space="preserve"> </w:t>
      </w:r>
      <w:del w:id="69" w:author="Nikolay Yordanov" w:date="2026-10-22T09:51:00Z" w16du:dateUtc="2026-10-22T06:51:00Z">
        <w:r w:rsidR="00854E8F" w:rsidRPr="000212D8">
          <w:rPr>
            <w:i/>
            <w:iCs/>
            <w:highlight w:val="yellow"/>
            <w:lang w:val="bg-BG"/>
          </w:rPr>
          <w:delText>измервателния сигнал</w:delText>
        </w:r>
      </w:del>
      <w:ins w:id="70" w:author="Nikolay Yordanov" w:date="2026-10-22T09:51:00Z" w16du:dateUtc="2026-10-22T06:51:00Z">
        <w:r>
          <w:t xml:space="preserve">2–4 s и </w:t>
        </w:r>
        <w:proofErr w:type="spellStart"/>
        <w:r>
          <w:t>детайл</w:t>
        </w:r>
        <w:proofErr w:type="spellEnd"/>
        <w:r>
          <w:t xml:space="preserve"> </w:t>
        </w:r>
        <w:proofErr w:type="spellStart"/>
        <w:r>
          <w:t>на</w:t>
        </w:r>
        <w:proofErr w:type="spellEnd"/>
        <w:r>
          <w:t xml:space="preserve"> </w:t>
        </w:r>
        <w:proofErr w:type="spellStart"/>
        <w:r>
          <w:t>първите</w:t>
        </w:r>
        <w:proofErr w:type="spellEnd"/>
        <w:r>
          <w:t xml:space="preserve"> 60 </w:t>
        </w:r>
        <w:proofErr w:type="spellStart"/>
        <w:r>
          <w:t>ms.</w:t>
        </w:r>
        <w:proofErr w:type="spellEnd"/>
        <w:r>
          <w:t xml:space="preserve"> За </w:t>
        </w:r>
        <w:proofErr w:type="spellStart"/>
        <w:r>
          <w:t>общия</w:t>
        </w:r>
        <w:proofErr w:type="spellEnd"/>
        <w:r>
          <w:t xml:space="preserve"> </w:t>
        </w:r>
        <w:proofErr w:type="spellStart"/>
        <w:r>
          <w:t>изглед</w:t>
        </w:r>
        <w:proofErr w:type="spellEnd"/>
        <w:r>
          <w:t xml:space="preserve"> </w:t>
        </w:r>
        <w:proofErr w:type="spellStart"/>
        <w:r>
          <w:t>всички</w:t>
        </w:r>
        <w:proofErr w:type="spellEnd"/>
        <w:r>
          <w:t xml:space="preserve"> </w:t>
        </w:r>
        <w:proofErr w:type="spellStart"/>
        <w:r>
          <w:t>проби</w:t>
        </w:r>
        <w:proofErr w:type="spellEnd"/>
        <w:r>
          <w:t xml:space="preserve"> </w:t>
        </w:r>
        <w:proofErr w:type="spellStart"/>
        <w:r>
          <w:t>се</w:t>
        </w:r>
        <w:proofErr w:type="spellEnd"/>
        <w:r>
          <w:t xml:space="preserve"> </w:t>
        </w:r>
        <w:proofErr w:type="spellStart"/>
        <w:r>
          <w:t>обобщават</w:t>
        </w:r>
        <w:proofErr w:type="spellEnd"/>
        <w:r>
          <w:t xml:space="preserve"> с min/max </w:t>
        </w:r>
        <w:proofErr w:type="spellStart"/>
        <w:r>
          <w:t>обвивка</w:t>
        </w:r>
        <w:proofErr w:type="spellEnd"/>
        <w:r>
          <w:t xml:space="preserve"> в 2000 </w:t>
        </w:r>
        <w:proofErr w:type="spellStart"/>
        <w:r>
          <w:t>интервала</w:t>
        </w:r>
        <w:proofErr w:type="spellEnd"/>
        <w:r>
          <w:t xml:space="preserve">, </w:t>
        </w:r>
        <w:proofErr w:type="spellStart"/>
        <w:r>
          <w:t>само</w:t>
        </w:r>
        <w:proofErr w:type="spellEnd"/>
        <w:r>
          <w:t xml:space="preserve"> за </w:t>
        </w:r>
        <w:proofErr w:type="spellStart"/>
        <w:r>
          <w:t>визуализация</w:t>
        </w:r>
        <w:proofErr w:type="spellEnd"/>
        <w:r>
          <w:t xml:space="preserve"> и </w:t>
        </w:r>
        <w:proofErr w:type="spellStart"/>
        <w:r>
          <w:t>компактен</w:t>
        </w:r>
        <w:proofErr w:type="spellEnd"/>
        <w:r>
          <w:t xml:space="preserve"> </w:t>
        </w:r>
        <w:proofErr w:type="spellStart"/>
        <w:r>
          <w:t>векторен</w:t>
        </w:r>
        <w:proofErr w:type="spellEnd"/>
        <w:r>
          <w:t xml:space="preserve"> </w:t>
        </w:r>
        <w:proofErr w:type="spellStart"/>
        <w:r>
          <w:t>файл</w:t>
        </w:r>
        <w:proofErr w:type="spellEnd"/>
        <w:r>
          <w:t xml:space="preserve">. </w:t>
        </w:r>
        <w:proofErr w:type="spellStart"/>
        <w:r>
          <w:t>Детайлът</w:t>
        </w:r>
        <w:proofErr w:type="spellEnd"/>
        <w:r>
          <w:t xml:space="preserve"> </w:t>
        </w:r>
        <w:proofErr w:type="spellStart"/>
        <w:r>
          <w:t>не</w:t>
        </w:r>
        <w:proofErr w:type="spellEnd"/>
        <w:r>
          <w:t xml:space="preserve"> </w:t>
        </w:r>
        <w:proofErr w:type="spellStart"/>
        <w:r>
          <w:t>се</w:t>
        </w:r>
        <w:proofErr w:type="spellEnd"/>
        <w:r>
          <w:t xml:space="preserve"> </w:t>
        </w:r>
        <w:proofErr w:type="spellStart"/>
        <w:r>
          <w:t>обобщава</w:t>
        </w:r>
        <w:proofErr w:type="spellEnd"/>
        <w:r>
          <w:t xml:space="preserve">. </w:t>
        </w:r>
        <w:proofErr w:type="spellStart"/>
        <w:r>
          <w:t>Еднаквите</w:t>
        </w:r>
        <w:proofErr w:type="spellEnd"/>
        <w:r>
          <w:t xml:space="preserve"> </w:t>
        </w:r>
        <w:proofErr w:type="spellStart"/>
        <w:r>
          <w:t>ординати</w:t>
        </w:r>
        <w:proofErr w:type="spellEnd"/>
        <w:r>
          <w:t xml:space="preserve"> </w:t>
        </w:r>
        <w:proofErr w:type="spellStart"/>
        <w:r>
          <w:t>се</w:t>
        </w:r>
        <w:proofErr w:type="spellEnd"/>
        <w:r>
          <w:t xml:space="preserve"> </w:t>
        </w:r>
        <w:proofErr w:type="spellStart"/>
        <w:r>
          <w:t>определят</w:t>
        </w:r>
        <w:proofErr w:type="spellEnd"/>
        <w:r>
          <w:t xml:space="preserve"> </w:t>
        </w:r>
        <w:proofErr w:type="spellStart"/>
        <w:r>
          <w:t>от</w:t>
        </w:r>
        <w:proofErr w:type="spellEnd"/>
        <w:r>
          <w:t xml:space="preserve"> </w:t>
        </w:r>
        <w:proofErr w:type="spellStart"/>
        <w:r>
          <w:t>пълните</w:t>
        </w:r>
        <w:proofErr w:type="spellEnd"/>
        <w:r>
          <w:t xml:space="preserve"> 2 s за </w:t>
        </w:r>
        <w:proofErr w:type="spellStart"/>
        <w:r>
          <w:t>всички</w:t>
        </w:r>
        <w:proofErr w:type="spellEnd"/>
        <w:r>
          <w:t xml:space="preserve"> </w:t>
        </w:r>
        <w:proofErr w:type="spellStart"/>
        <w:r>
          <w:t>условия</w:t>
        </w:r>
        <w:proofErr w:type="spellEnd"/>
        <w:r>
          <w:t xml:space="preserve">. </w:t>
        </w:r>
        <w:proofErr w:type="spellStart"/>
        <w:r>
          <w:t>Обвивката</w:t>
        </w:r>
        <w:proofErr w:type="spellEnd"/>
        <w:r>
          <w:t xml:space="preserve"> </w:t>
        </w:r>
        <w:proofErr w:type="spellStart"/>
        <w:r>
          <w:t>не</w:t>
        </w:r>
        <w:proofErr w:type="spellEnd"/>
        <w:r>
          <w:t xml:space="preserve"> </w:t>
        </w:r>
        <w:proofErr w:type="spellStart"/>
        <w:r>
          <w:t>се</w:t>
        </w:r>
        <w:proofErr w:type="spellEnd"/>
        <w:r>
          <w:t xml:space="preserve"> </w:t>
        </w:r>
        <w:proofErr w:type="spellStart"/>
        <w:r>
          <w:t>използва</w:t>
        </w:r>
        <w:proofErr w:type="spellEnd"/>
        <w:r>
          <w:t xml:space="preserve"> за FFT </w:t>
        </w:r>
        <w:proofErr w:type="spellStart"/>
        <w:r>
          <w:t>или</w:t>
        </w:r>
        <w:proofErr w:type="spellEnd"/>
        <w:r>
          <w:t xml:space="preserve"> </w:t>
        </w:r>
        <w:proofErr w:type="spellStart"/>
        <w:r>
          <w:t>количествените</w:t>
        </w:r>
        <w:proofErr w:type="spellEnd"/>
        <w:r>
          <w:t xml:space="preserve"> </w:t>
        </w:r>
        <w:proofErr w:type="spellStart"/>
        <w:r>
          <w:t>показатели</w:t>
        </w:r>
        <w:proofErr w:type="spellEnd"/>
        <w:r>
          <w:t>.</w:t>
        </w:r>
      </w:ins>
    </w:p>
    <w:p w14:paraId="38155FAC" w14:textId="77777777" w:rsidR="000212D8" w:rsidRDefault="000212D8" w:rsidP="00854E8F">
      <w:pPr>
        <w:ind w:firstLine="709"/>
        <w:jc w:val="both"/>
        <w:rPr>
          <w:ins w:id="71" w:author="Nikolay Yordanov" w:date="2026-10-22T09:51:00Z" w16du:dateUtc="2026-10-22T06:51:00Z"/>
          <w:highlight w:val="yellow"/>
          <w:lang w:val="bg-BG"/>
        </w:rPr>
      </w:pPr>
    </w:p>
    <w:p w14:paraId="27041D8E" w14:textId="77777777" w:rsidR="000212D8" w:rsidRDefault="000212D8" w:rsidP="00854E8F">
      <w:pPr>
        <w:ind w:firstLine="709"/>
        <w:jc w:val="both"/>
        <w:rPr>
          <w:ins w:id="72" w:author="Nikolay Yordanov" w:date="2026-10-22T09:51:00Z" w16du:dateUtc="2026-10-22T06:51:00Z"/>
          <w:highlight w:val="yellow"/>
          <w:lang w:val="bg-BG"/>
        </w:rPr>
      </w:pPr>
    </w:p>
    <w:p w14:paraId="63EEA2C8" w14:textId="77777777" w:rsidR="000212D8" w:rsidRDefault="000212D8" w:rsidP="00854E8F">
      <w:pPr>
        <w:ind w:firstLine="709"/>
        <w:jc w:val="both"/>
        <w:rPr>
          <w:ins w:id="73" w:author="Nikolay Yordanov" w:date="2026-10-22T09:51:00Z" w16du:dateUtc="2026-10-22T06:51:00Z"/>
          <w:highlight w:val="yellow"/>
          <w:lang w:val="bg-BG"/>
        </w:rPr>
      </w:pPr>
    </w:p>
    <w:p w14:paraId="54E7B676" w14:textId="77777777" w:rsidR="000212D8" w:rsidRPr="000212D8" w:rsidRDefault="000212D8" w:rsidP="00854E8F">
      <w:pPr>
        <w:ind w:firstLine="709"/>
        <w:jc w:val="both"/>
        <w:rPr>
          <w:ins w:id="74" w:author="Nikolay Yordanov" w:date="2026-10-22T09:51:00Z" w16du:dateUtc="2026-10-22T06:51:00Z"/>
          <w:highlight w:val="yellow"/>
          <w:lang w:val="bg-BG"/>
        </w:rPr>
      </w:pPr>
    </w:p>
    <w:p w14:paraId="584FA49B" w14:textId="77777777" w:rsidR="00854E8F" w:rsidRPr="000212D8" w:rsidRDefault="00854E8F" w:rsidP="00854E8F">
      <w:pPr>
        <w:ind w:firstLine="709"/>
        <w:jc w:val="both"/>
        <w:rPr>
          <w:ins w:id="75" w:author="Nikolay Yordanov" w:date="2026-10-22T09:51:00Z" w16du:dateUtc="2026-10-22T06:51:00Z"/>
          <w:highlight w:val="yellow"/>
          <w:lang w:val="bg-BG"/>
        </w:rPr>
      </w:pPr>
    </w:p>
    <w:p w14:paraId="026AC30D" w14:textId="77777777" w:rsidR="00854E8F" w:rsidRPr="000212D8" w:rsidRDefault="00854E8F" w:rsidP="00EC5B4C">
      <w:pPr>
        <w:keepNext/>
        <w:spacing w:after="60" w:line="240" w:lineRule="auto"/>
        <w:rPr>
          <w:ins w:id="76" w:author="Nikolay Yordanov" w:date="2026-10-22T09:51:00Z" w16du:dateUtc="2026-10-22T06:51:00Z"/>
          <w:highlight w:val="yellow"/>
          <w:lang w:val="bg-BG"/>
        </w:rPr>
      </w:pPr>
      <w:ins w:id="77" w:author="Nikolay Yordanov" w:date="2026-10-22T09:51:00Z" w16du:dateUtc="2026-10-22T06:51:00Z">
        <w:r>
          <w:rPr>
            <w:noProof/>
          </w:rPr>
          <w:lastRenderedPageBreak/>
          <w:drawing>
            <wp:inline distT="0" distB="0" distL="0" distR="0" wp14:anchorId="3726A6CA" wp14:editId="60D95A1D">
              <wp:extent cx="5943600" cy="5944569"/>
              <wp:effectExtent l="0" t="0" r="0" b="0"/>
              <wp:docPr id="15" name="Picture 1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fig8_5_current_waveforms.png"/>
                      <pic:cNvPicPr/>
                    </pic:nvPicPr>
                    <pic:blipFill>
                      <a:blip r:embed="rId1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594456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4C97D0C" w14:textId="77777777" w:rsidR="00854E8F" w:rsidRPr="000212D8" w:rsidRDefault="00854E8F" w:rsidP="00854E8F">
      <w:pPr>
        <w:ind w:firstLine="709"/>
        <w:jc w:val="both"/>
        <w:rPr>
          <w:i/>
          <w:iCs/>
          <w:highlight w:val="yellow"/>
          <w:lang w:val="bg-BG"/>
        </w:rPr>
      </w:pPr>
      <w:ins w:id="78" w:author="Nikolay Yordanov" w:date="2026-10-22T09:51:00Z" w16du:dateUtc="2026-10-22T06:51:00Z">
        <w:r w:rsidRPr="000212D8">
          <w:rPr>
            <w:i/>
            <w:iCs/>
            <w:highlight w:val="yellow"/>
            <w:lang w:val="bg-BG"/>
          </w:rPr>
          <w:t>Фиг. 8.5. Примерни времедиаграми</w:t>
        </w:r>
      </w:ins>
      <w:r w:rsidRPr="000212D8">
        <w:rPr>
          <w:i/>
          <w:iCs/>
          <w:highlight w:val="yellow"/>
          <w:lang w:val="bg-BG"/>
        </w:rPr>
        <w:t xml:space="preserve"> при задание за скорост 30%, без реверсиране: а) </w:t>
      </w:r>
      <w:del w:id="79" w:author="Nikolay Yordanov" w:date="2026-10-22T09:51:00Z" w16du:dateUtc="2026-10-22T06:51:00Z">
        <w:r w:rsidRPr="000212D8">
          <w:rPr>
            <w:i/>
            <w:iCs/>
            <w:highlight w:val="yellow"/>
            <w:lang w:val="bg-BG"/>
          </w:rPr>
          <w:delText>оптимална настройка</w:delText>
        </w:r>
      </w:del>
      <w:ins w:id="80" w:author="Nikolay Yordanov" w:date="2026-10-22T09:51:00Z" w16du:dateUtc="2026-10-22T06:51:00Z">
        <w:r w:rsidRPr="000212D8">
          <w:rPr>
            <w:i/>
            <w:iCs/>
            <w:highlight w:val="yellow"/>
            <w:lang w:val="bg-BG"/>
          </w:rPr>
          <w:t>номинални настройки</w:t>
        </w:r>
      </w:ins>
      <w:r w:rsidRPr="000212D8">
        <w:rPr>
          <w:i/>
          <w:iCs/>
          <w:highlight w:val="yellow"/>
          <w:lang w:val="bg-BG"/>
        </w:rPr>
        <w:t xml:space="preserve">; б) разхлабен фундамент; в) неоптимален РС; г) </w:t>
      </w:r>
      <w:del w:id="81" w:author="Nikolay Yordanov" w:date="2026-10-22T09:51:00Z" w16du:dateUtc="2026-10-22T06:51:00Z">
        <w:r w:rsidRPr="000212D8">
          <w:rPr>
            <w:i/>
            <w:iCs/>
            <w:highlight w:val="yellow"/>
            <w:lang w:val="bg-BG"/>
          </w:rPr>
          <w:delText>неоптимални</w:delText>
        </w:r>
      </w:del>
      <w:ins w:id="82" w:author="Nikolay Yordanov" w:date="2026-10-22T09:51:00Z" w16du:dateUtc="2026-10-22T06:51:00Z">
        <w:r w:rsidRPr="000212D8">
          <w:rPr>
            <w:i/>
            <w:iCs/>
            <w:highlight w:val="yellow"/>
            <w:lang w:val="bg-BG"/>
          </w:rPr>
          <w:t>неоптимален РТ при номинален</w:t>
        </w:r>
      </w:ins>
      <w:r w:rsidRPr="000212D8">
        <w:rPr>
          <w:i/>
          <w:iCs/>
          <w:highlight w:val="yellow"/>
          <w:lang w:val="bg-BG"/>
        </w:rPr>
        <w:t xml:space="preserve"> РС</w:t>
      </w:r>
      <w:del w:id="83" w:author="Nikolay Yordanov" w:date="2026-10-22T09:51:00Z" w16du:dateUtc="2026-10-22T06:51:00Z">
        <w:r w:rsidRPr="000212D8">
          <w:rPr>
            <w:i/>
            <w:iCs/>
            <w:highlight w:val="yellow"/>
            <w:lang w:val="bg-BG"/>
          </w:rPr>
          <w:delText xml:space="preserve"> и РТ</w:delText>
        </w:r>
      </w:del>
      <w:ins w:id="84" w:author="Nikolay Yordanov" w:date="2026-10-22T09:51:00Z" w16du:dateUtc="2026-10-22T06:51:00Z">
        <w:r w:rsidRPr="000212D8">
          <w:rPr>
            <w:i/>
            <w:iCs/>
            <w:highlight w:val="yellow"/>
            <w:lang w:val="bg-BG"/>
          </w:rPr>
          <w:t>. Всеки ред показва целия интервал 2–4 s вляво и първите 60 ms (2,000–2,060 s от записа) вдясно. Общият изглед е min/max обвивка в 2000 интервала само за визуализация; детайлът е с оригиналните проби. Средното е отстранено за целите 2 s; общият амплитуден мащаб се определя от всички проби на четирите интервала, без нормировка по максимум</w:t>
        </w:r>
      </w:ins>
      <w:r w:rsidRPr="000212D8">
        <w:rPr>
          <w:i/>
          <w:iCs/>
          <w:highlight w:val="yellow"/>
          <w:lang w:val="bg-BG"/>
        </w:rPr>
        <w:t>.</w:t>
      </w:r>
    </w:p>
    <w:p w14:paraId="50CF1F76" w14:textId="77777777" w:rsidR="00854E8F" w:rsidRPr="000212D8" w:rsidRDefault="00854E8F" w:rsidP="00854E8F">
      <w:pPr>
        <w:ind w:firstLine="709"/>
        <w:jc w:val="both"/>
        <w:rPr>
          <w:highlight w:val="yellow"/>
          <w:lang w:val="bg-BG"/>
        </w:rPr>
      </w:pPr>
    </w:p>
    <w:p w14:paraId="34F6C424" w14:textId="77777777" w:rsidR="00854E8F" w:rsidRPr="000212D8" w:rsidRDefault="00854E8F" w:rsidP="00854E8F">
      <w:pPr>
        <w:ind w:firstLine="709"/>
        <w:jc w:val="both"/>
        <w:rPr>
          <w:highlight w:val="yellow"/>
          <w:lang w:val="bg-BG"/>
        </w:rPr>
      </w:pPr>
      <w:r w:rsidRPr="000212D8">
        <w:rPr>
          <w:highlight w:val="yellow"/>
          <w:lang w:val="bg-BG"/>
        </w:rPr>
        <w:t>За същите интервали се получават едностранните амплитудни спектри с използване на прозорец на Хан. Спектрите се представят в еднакъв честотен диапазон и при еднакво мащабиране на амплитудите.</w:t>
      </w:r>
    </w:p>
    <w:p w14:paraId="79CF5D7C" w14:textId="77777777" w:rsidR="00854E8F" w:rsidRPr="000212D8" w:rsidRDefault="00854E8F" w:rsidP="00854E8F">
      <w:pPr>
        <w:ind w:firstLine="709"/>
        <w:jc w:val="both"/>
        <w:rPr>
          <w:highlight w:val="yellow"/>
          <w:lang w:val="bg-BG"/>
        </w:rPr>
      </w:pPr>
    </w:p>
    <w:p w14:paraId="23425808" w14:textId="77777777" w:rsidR="00854E8F" w:rsidRDefault="00854E8F" w:rsidP="00854E8F">
      <w:pPr>
        <w:ind w:firstLine="709"/>
        <w:jc w:val="both"/>
        <w:rPr>
          <w:highlight w:val="yellow"/>
          <w:lang w:val="bg-BG"/>
        </w:rPr>
      </w:pPr>
    </w:p>
    <w:p w14:paraId="4337F9A8" w14:textId="77777777" w:rsidR="000212D8" w:rsidRDefault="000212D8" w:rsidP="00854E8F">
      <w:pPr>
        <w:ind w:firstLine="709"/>
        <w:jc w:val="both"/>
        <w:rPr>
          <w:highlight w:val="yellow"/>
          <w:lang w:val="bg-BG"/>
        </w:rPr>
      </w:pPr>
    </w:p>
    <w:p w14:paraId="55717833" w14:textId="77777777" w:rsidR="000212D8" w:rsidRDefault="000212D8" w:rsidP="00854E8F">
      <w:pPr>
        <w:ind w:firstLine="709"/>
        <w:jc w:val="both"/>
        <w:rPr>
          <w:highlight w:val="yellow"/>
          <w:lang w:val="bg-BG"/>
        </w:rPr>
      </w:pPr>
    </w:p>
    <w:p w14:paraId="7D1D1204" w14:textId="77777777" w:rsidR="000212D8" w:rsidRDefault="000212D8" w:rsidP="00854E8F">
      <w:pPr>
        <w:ind w:firstLine="709"/>
        <w:jc w:val="both"/>
        <w:rPr>
          <w:highlight w:val="yellow"/>
          <w:lang w:val="bg-BG"/>
        </w:rPr>
      </w:pPr>
    </w:p>
    <w:p w14:paraId="5F492D52" w14:textId="77777777" w:rsidR="000212D8" w:rsidRPr="000212D8" w:rsidRDefault="000212D8" w:rsidP="00854E8F">
      <w:pPr>
        <w:ind w:firstLine="709"/>
        <w:jc w:val="both"/>
        <w:rPr>
          <w:highlight w:val="yellow"/>
          <w:lang w:val="bg-BG"/>
        </w:rPr>
      </w:pPr>
    </w:p>
    <w:p w14:paraId="68CB232A" w14:textId="77777777" w:rsidR="00854E8F" w:rsidRPr="000212D8" w:rsidRDefault="00854E8F" w:rsidP="00854E8F">
      <w:pPr>
        <w:ind w:firstLine="709"/>
        <w:jc w:val="both"/>
        <w:rPr>
          <w:del w:id="85" w:author="Nikolay Yordanov" w:date="2026-10-22T09:51:00Z" w16du:dateUtc="2026-10-22T06:51:00Z"/>
          <w:highlight w:val="yellow"/>
          <w:lang w:val="bg-BG"/>
        </w:rPr>
      </w:pPr>
      <w:del w:id="86" w:author="Nikolay Yordanov" w:date="2026-10-22T09:51:00Z" w16du:dateUtc="2026-10-22T06:51:00Z">
        <w:r w:rsidRPr="000212D8">
          <w:rPr>
            <w:i/>
            <w:iCs/>
            <w:highlight w:val="yellow"/>
            <w:lang w:val="bg-BG"/>
          </w:rPr>
          <w:delText>[Място за амплитудните спектри при четирите условия.]</w:delText>
        </w:r>
      </w:del>
    </w:p>
    <w:p w14:paraId="155C8506" w14:textId="77777777" w:rsidR="00854E8F" w:rsidRPr="000212D8" w:rsidRDefault="00854E8F" w:rsidP="00EC5B4C">
      <w:pPr>
        <w:keepNext/>
        <w:spacing w:after="60" w:line="240" w:lineRule="auto"/>
        <w:rPr>
          <w:ins w:id="87" w:author="Nikolay Yordanov" w:date="2026-10-22T09:51:00Z" w16du:dateUtc="2026-10-22T06:51:00Z"/>
          <w:highlight w:val="yellow"/>
          <w:lang w:val="bg-BG"/>
        </w:rPr>
      </w:pPr>
      <w:ins w:id="88" w:author="Nikolay Yordanov" w:date="2026-10-22T09:51:00Z" w16du:dateUtc="2026-10-22T06:51:00Z">
        <w:r>
          <w:rPr>
            <w:noProof/>
          </w:rPr>
          <w:drawing>
            <wp:inline distT="0" distB="0" distL="0" distR="0" wp14:anchorId="0D62F65C" wp14:editId="2891E983">
              <wp:extent cx="5943600" cy="3619990"/>
              <wp:effectExtent l="0" t="0" r="0" b="0"/>
              <wp:docPr id="16" name="Picture 1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fig8_6_current_spectra.png"/>
                      <pic:cNvPicPr/>
                    </pic:nvPicPr>
                    <pic:blipFill>
                      <a:blip r:embed="rId1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61999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967EFAE" w14:textId="77777777" w:rsidR="00854E8F" w:rsidRPr="000212D8" w:rsidRDefault="00854E8F" w:rsidP="00854E8F">
      <w:pPr>
        <w:ind w:firstLine="709"/>
        <w:jc w:val="both"/>
        <w:rPr>
          <w:i/>
          <w:iCs/>
          <w:highlight w:val="yellow"/>
          <w:lang w:val="bg-BG"/>
        </w:rPr>
      </w:pPr>
      <w:r w:rsidRPr="000212D8">
        <w:rPr>
          <w:i/>
          <w:iCs/>
          <w:highlight w:val="yellow"/>
          <w:lang w:val="bg-BG"/>
        </w:rPr>
        <w:t xml:space="preserve">Фиг. 8.6. </w:t>
      </w:r>
      <w:del w:id="89" w:author="Nikolay Yordanov" w:date="2026-10-22T09:51:00Z" w16du:dateUtc="2026-10-22T06:51:00Z">
        <w:r w:rsidRPr="000212D8">
          <w:rPr>
            <w:i/>
            <w:iCs/>
            <w:highlight w:val="yellow"/>
            <w:lang w:val="bg-BG"/>
          </w:rPr>
          <w:delText>Амплитудни</w:delText>
        </w:r>
      </w:del>
      <w:ins w:id="90" w:author="Nikolay Yordanov" w:date="2026-10-22T09:51:00Z" w16du:dateUtc="2026-10-22T06:51:00Z">
        <w:r w:rsidRPr="000212D8">
          <w:rPr>
            <w:i/>
            <w:iCs/>
            <w:highlight w:val="yellow"/>
            <w:lang w:val="bg-BG"/>
          </w:rPr>
          <w:t>Едностранни амплитудни</w:t>
        </w:r>
      </w:ins>
      <w:r w:rsidRPr="000212D8">
        <w:rPr>
          <w:i/>
          <w:iCs/>
          <w:highlight w:val="yellow"/>
          <w:lang w:val="bg-BG"/>
        </w:rPr>
        <w:t xml:space="preserve"> спектри </w:t>
      </w:r>
      <w:del w:id="91" w:author="Nikolay Yordanov" w:date="2026-10-22T09:51:00Z" w16du:dateUtc="2026-10-22T06:51:00Z">
        <w:r w:rsidRPr="000212D8">
          <w:rPr>
            <w:i/>
            <w:iCs/>
            <w:highlight w:val="yellow"/>
            <w:lang w:val="bg-BG"/>
          </w:rPr>
          <w:delText>на измервателния сигнал</w:delText>
        </w:r>
      </w:del>
      <w:ins w:id="92" w:author="Nikolay Yordanov" w:date="2026-10-22T09:51:00Z" w16du:dateUtc="2026-10-22T06:51:00Z">
        <w:r w:rsidRPr="000212D8">
          <w:rPr>
            <w:i/>
            <w:iCs/>
            <w:highlight w:val="yellow"/>
            <w:lang w:val="bg-BG"/>
          </w:rPr>
          <w:t>за целите интервали 2–4 s</w:t>
        </w:r>
      </w:ins>
      <w:r w:rsidRPr="000212D8">
        <w:rPr>
          <w:i/>
          <w:iCs/>
          <w:highlight w:val="yellow"/>
          <w:lang w:val="bg-BG"/>
        </w:rPr>
        <w:t xml:space="preserve"> при задание </w:t>
      </w:r>
      <w:del w:id="93" w:author="Nikolay Yordanov" w:date="2026-10-22T09:51:00Z" w16du:dateUtc="2026-10-22T06:51:00Z">
        <w:r w:rsidRPr="000212D8">
          <w:rPr>
            <w:i/>
            <w:iCs/>
            <w:highlight w:val="yellow"/>
            <w:lang w:val="bg-BG"/>
          </w:rPr>
          <w:delText xml:space="preserve">за скорост </w:delText>
        </w:r>
      </w:del>
      <w:r w:rsidRPr="000212D8">
        <w:rPr>
          <w:i/>
          <w:iCs/>
          <w:highlight w:val="yellow"/>
          <w:lang w:val="bg-BG"/>
        </w:rPr>
        <w:t xml:space="preserve">30%, без реверсиране: а) </w:t>
      </w:r>
      <w:del w:id="94" w:author="Nikolay Yordanov" w:date="2026-10-22T09:51:00Z" w16du:dateUtc="2026-10-22T06:51:00Z">
        <w:r w:rsidRPr="000212D8">
          <w:rPr>
            <w:i/>
            <w:iCs/>
            <w:highlight w:val="yellow"/>
            <w:lang w:val="bg-BG"/>
          </w:rPr>
          <w:delText>оптимална настройка</w:delText>
        </w:r>
      </w:del>
      <w:ins w:id="95" w:author="Nikolay Yordanov" w:date="2026-10-22T09:51:00Z" w16du:dateUtc="2026-10-22T06:51:00Z">
        <w:r w:rsidRPr="000212D8">
          <w:rPr>
            <w:i/>
            <w:iCs/>
            <w:highlight w:val="yellow"/>
            <w:lang w:val="bg-BG"/>
          </w:rPr>
          <w:t>номинални настройки</w:t>
        </w:r>
      </w:ins>
      <w:r w:rsidRPr="000212D8">
        <w:rPr>
          <w:i/>
          <w:iCs/>
          <w:highlight w:val="yellow"/>
          <w:lang w:val="bg-BG"/>
        </w:rPr>
        <w:t xml:space="preserve">; б) разхлабен фундамент; в) неоптимален РС; г) </w:t>
      </w:r>
      <w:del w:id="96" w:author="Nikolay Yordanov" w:date="2026-10-22T09:51:00Z" w16du:dateUtc="2026-10-22T06:51:00Z">
        <w:r w:rsidRPr="000212D8">
          <w:rPr>
            <w:i/>
            <w:iCs/>
            <w:highlight w:val="yellow"/>
            <w:lang w:val="bg-BG"/>
          </w:rPr>
          <w:delText>неоптимални</w:delText>
        </w:r>
      </w:del>
      <w:ins w:id="97" w:author="Nikolay Yordanov" w:date="2026-10-22T09:51:00Z" w16du:dateUtc="2026-10-22T06:51:00Z">
        <w:r w:rsidRPr="000212D8">
          <w:rPr>
            <w:i/>
            <w:iCs/>
            <w:highlight w:val="yellow"/>
            <w:lang w:val="bg-BG"/>
          </w:rPr>
          <w:t>неоптимален РТ при номинален</w:t>
        </w:r>
      </w:ins>
      <w:r w:rsidRPr="000212D8">
        <w:rPr>
          <w:i/>
          <w:iCs/>
          <w:highlight w:val="yellow"/>
          <w:lang w:val="bg-BG"/>
        </w:rPr>
        <w:t xml:space="preserve"> РС</w:t>
      </w:r>
      <w:ins w:id="98" w:author="Nikolay Yordanov" w:date="2026-10-22T09:51:00Z" w16du:dateUtc="2026-10-22T06:51:00Z">
        <w:r w:rsidRPr="000212D8">
          <w:rPr>
            <w:i/>
            <w:iCs/>
            <w:highlight w:val="yellow"/>
            <w:lang w:val="bg-BG"/>
          </w:rPr>
          <w:t>. Прозорец на Хан с корекция чрез сумата на прозореца; честотна стъпка ≈ 0,5 Hz; без усредняване</w:t>
        </w:r>
      </w:ins>
      <w:r w:rsidRPr="000212D8">
        <w:rPr>
          <w:i/>
          <w:iCs/>
          <w:highlight w:val="yellow"/>
          <w:lang w:val="bg-BG"/>
        </w:rPr>
        <w:t xml:space="preserve"> и </w:t>
      </w:r>
      <w:del w:id="99" w:author="Nikolay Yordanov" w:date="2026-10-22T09:51:00Z" w16du:dateUtc="2026-10-22T06:51:00Z">
        <w:r w:rsidRPr="000212D8">
          <w:rPr>
            <w:i/>
            <w:iCs/>
            <w:highlight w:val="yellow"/>
            <w:lang w:val="bg-BG"/>
          </w:rPr>
          <w:delText>РТ</w:delText>
        </w:r>
      </w:del>
      <w:ins w:id="100" w:author="Nikolay Yordanov" w:date="2026-10-22T09:51:00Z" w16du:dateUtc="2026-10-22T06:51:00Z">
        <w:r w:rsidRPr="000212D8">
          <w:rPr>
            <w:i/>
            <w:iCs/>
            <w:highlight w:val="yellow"/>
            <w:lang w:val="bg-BG"/>
          </w:rPr>
          <w:t>допълване с нули. Пунктираните линии са при 300, 600, 900 и 1200 Hz; честотният и амплитудният мащаб са еднакви за четирите записа</w:t>
        </w:r>
      </w:ins>
      <w:r w:rsidRPr="000212D8">
        <w:rPr>
          <w:i/>
          <w:iCs/>
          <w:highlight w:val="yellow"/>
          <w:lang w:val="bg-BG"/>
        </w:rPr>
        <w:t>.</w:t>
      </w:r>
    </w:p>
    <w:p w14:paraId="4362980A" w14:textId="77777777" w:rsidR="00854E8F" w:rsidRPr="000212D8" w:rsidRDefault="00854E8F" w:rsidP="00854E8F">
      <w:pPr>
        <w:ind w:firstLine="709"/>
        <w:jc w:val="both"/>
        <w:rPr>
          <w:highlight w:val="yellow"/>
          <w:lang w:val="bg-BG"/>
        </w:rPr>
      </w:pPr>
    </w:p>
    <w:p w14:paraId="386F8975" w14:textId="77777777" w:rsidR="00854E8F" w:rsidRPr="000212D8" w:rsidRDefault="00854E8F" w:rsidP="00854E8F">
      <w:pPr>
        <w:ind w:firstLine="709"/>
        <w:jc w:val="both"/>
        <w:rPr>
          <w:highlight w:val="yellow"/>
          <w:lang w:val="bg-BG"/>
        </w:rPr>
      </w:pPr>
      <w:r w:rsidRPr="000212D8">
        <w:rPr>
          <w:highlight w:val="yellow"/>
          <w:lang w:val="bg-BG"/>
        </w:rPr>
        <w:t>Ефективната стойност, размахът и коефициентът на амплитудата на променливата съставка се записват в таблица 8.2.</w:t>
      </w:r>
    </w:p>
    <w:p w14:paraId="29F90E78" w14:textId="77777777" w:rsidR="00854E8F" w:rsidRPr="000212D8" w:rsidRDefault="00854E8F">
      <w:pPr>
        <w:ind w:firstLine="709"/>
        <w:jc w:val="both"/>
        <w:rPr>
          <w:highlight w:val="yellow"/>
          <w:lang w:val="bg-BG"/>
        </w:rPr>
      </w:pPr>
    </w:p>
    <w:p w14:paraId="52ACD793" w14:textId="77777777" w:rsidR="00854E8F" w:rsidRPr="000212D8" w:rsidRDefault="00854E8F" w:rsidP="00854E8F">
      <w:pPr>
        <w:ind w:firstLine="709"/>
        <w:jc w:val="center"/>
        <w:rPr>
          <w:i/>
          <w:lang w:val="bg-BG"/>
        </w:rPr>
      </w:pPr>
      <w:r w:rsidRPr="000212D8">
        <w:rPr>
          <w:i/>
          <w:lang w:val="bg-BG"/>
        </w:rPr>
        <w:t>Таблица 8.2. Показатели на измервателния сигнал при задание за скорост 30%, без реверсиране.</w:t>
      </w: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4649"/>
        <w:gridCol w:w="2324"/>
        <w:gridCol w:w="2324"/>
      </w:tblGrid>
      <w:tr w:rsidR="000212D8" w:rsidRPr="000212D8" w14:paraId="631B3C89" w14:textId="77777777" w:rsidTr="000212D8">
        <w:trPr>
          <w:trHeight w:val="454"/>
        </w:trPr>
        <w:tc>
          <w:tcPr>
            <w:tcW w:w="4649" w:type="dxa"/>
            <w:vAlign w:val="center"/>
          </w:tcPr>
          <w:p w14:paraId="4BD71544" w14:textId="77777777" w:rsidR="000212D8" w:rsidRPr="000212D8" w:rsidRDefault="000212D8" w:rsidP="00E63BB3">
            <w:pPr>
              <w:jc w:val="center"/>
              <w:rPr>
                <w:b/>
                <w:sz w:val="24"/>
                <w:lang w:val="bg-BG"/>
              </w:rPr>
            </w:pPr>
            <w:r w:rsidRPr="000212D8">
              <w:rPr>
                <w:b/>
                <w:sz w:val="24"/>
                <w:lang w:val="bg-BG"/>
              </w:rPr>
              <w:t>Състояние на системата</w:t>
            </w:r>
          </w:p>
        </w:tc>
        <w:tc>
          <w:tcPr>
            <w:tcW w:w="2324" w:type="dxa"/>
            <w:vAlign w:val="center"/>
          </w:tcPr>
          <w:p w14:paraId="1557BD01" w14:textId="77777777" w:rsidR="000212D8" w:rsidRPr="000212D8" w:rsidRDefault="00000000" w:rsidP="00E63BB3">
            <w:pPr>
              <w:jc w:val="center"/>
              <w:rPr>
                <w:b/>
                <w:sz w:val="24"/>
                <w:lang w:val="bg-BG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bg-BG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bg-BG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bg-BG"/>
                      </w:rPr>
                      <m:t>еф</m:t>
                    </m:r>
                  </m:sub>
                </m:sSub>
              </m:oMath>
            </m:oMathPara>
          </w:p>
        </w:tc>
        <w:tc>
          <w:tcPr>
            <w:tcW w:w="2324" w:type="dxa"/>
          </w:tcPr>
          <w:p w14:paraId="61FA8709" w14:textId="77777777" w:rsidR="000212D8" w:rsidRPr="000212D8" w:rsidRDefault="00000000" w:rsidP="00E63BB3">
            <w:pPr>
              <w:jc w:val="center"/>
              <w:rPr>
                <w:b/>
                <w:sz w:val="24"/>
                <w:lang w:val="bg-BG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bg-BG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bg-BG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bg-BG"/>
                      </w:rPr>
                      <m:t>рр</m:t>
                    </m:r>
                  </m:sub>
                </m:sSub>
              </m:oMath>
            </m:oMathPara>
          </w:p>
        </w:tc>
      </w:tr>
      <w:tr w:rsidR="000212D8" w:rsidRPr="000212D8" w14:paraId="65DD9CCE" w14:textId="77777777" w:rsidTr="000212D8">
        <w:trPr>
          <w:trHeight w:val="397"/>
        </w:trPr>
        <w:tc>
          <w:tcPr>
            <w:tcW w:w="4649" w:type="dxa"/>
            <w:vAlign w:val="center"/>
          </w:tcPr>
          <w:p w14:paraId="26EE2C90" w14:textId="77777777" w:rsidR="000212D8" w:rsidRPr="000212D8" w:rsidRDefault="000212D8" w:rsidP="00E63BB3">
            <w:pPr>
              <w:jc w:val="center"/>
              <w:rPr>
                <w:sz w:val="24"/>
                <w:lang w:val="bg-BG"/>
              </w:rPr>
            </w:pPr>
            <w:del w:id="101" w:author="Nikolay Yordanov" w:date="2026-10-22T09:51:00Z" w16du:dateUtc="2026-10-22T06:51:00Z">
              <w:r w:rsidRPr="000212D8">
                <w:rPr>
                  <w:sz w:val="24"/>
                  <w:lang w:val="bg-BG"/>
                </w:rPr>
                <w:delText>Оптимална</w:delText>
              </w:r>
            </w:del>
            <w:ins w:id="102" w:author="Nikolay Yordanov" w:date="2026-10-22T09:51:00Z" w16du:dateUtc="2026-10-22T06:51:00Z">
              <w:r w:rsidRPr="000212D8">
                <w:rPr>
                  <w:sz w:val="24"/>
                  <w:lang w:val="bg-BG"/>
                </w:rPr>
                <w:t>Номинална</w:t>
              </w:r>
            </w:ins>
            <w:r w:rsidRPr="000212D8">
              <w:rPr>
                <w:sz w:val="24"/>
                <w:lang w:val="bg-BG"/>
              </w:rPr>
              <w:t xml:space="preserve"> настройка на регулаторите</w:t>
            </w:r>
          </w:p>
        </w:tc>
        <w:tc>
          <w:tcPr>
            <w:tcW w:w="2324" w:type="dxa"/>
            <w:vAlign w:val="center"/>
          </w:tcPr>
          <w:p w14:paraId="1A304D28" w14:textId="77777777" w:rsidR="000212D8" w:rsidRPr="000212D8" w:rsidRDefault="000212D8" w:rsidP="00E63BB3">
            <w:pPr>
              <w:jc w:val="center"/>
              <w:rPr>
                <w:rFonts w:ascii="Courier New" w:hAnsi="Courier New" w:cs="Courier New"/>
                <w:sz w:val="24"/>
                <w:lang w:val="bg-BG"/>
              </w:rPr>
            </w:pPr>
          </w:p>
        </w:tc>
        <w:tc>
          <w:tcPr>
            <w:tcW w:w="2324" w:type="dxa"/>
          </w:tcPr>
          <w:p w14:paraId="4A0CBDE3" w14:textId="77777777" w:rsidR="000212D8" w:rsidRPr="000212D8" w:rsidRDefault="000212D8" w:rsidP="00E63BB3">
            <w:pPr>
              <w:jc w:val="center"/>
              <w:rPr>
                <w:rFonts w:ascii="Courier New" w:hAnsi="Courier New" w:cs="Courier New"/>
                <w:sz w:val="24"/>
                <w:lang w:val="bg-BG"/>
              </w:rPr>
            </w:pPr>
          </w:p>
        </w:tc>
      </w:tr>
      <w:tr w:rsidR="000212D8" w:rsidRPr="000212D8" w14:paraId="3AB1B148" w14:textId="77777777" w:rsidTr="000212D8">
        <w:trPr>
          <w:trHeight w:val="397"/>
        </w:trPr>
        <w:tc>
          <w:tcPr>
            <w:tcW w:w="4649" w:type="dxa"/>
            <w:vAlign w:val="center"/>
          </w:tcPr>
          <w:p w14:paraId="01D587E5" w14:textId="77777777" w:rsidR="000212D8" w:rsidRPr="000212D8" w:rsidRDefault="000212D8" w:rsidP="00E63BB3">
            <w:pPr>
              <w:jc w:val="center"/>
              <w:rPr>
                <w:sz w:val="24"/>
                <w:lang w:val="bg-BG"/>
              </w:rPr>
            </w:pPr>
            <w:r w:rsidRPr="000212D8">
              <w:rPr>
                <w:sz w:val="24"/>
                <w:lang w:val="bg-BG"/>
              </w:rPr>
              <w:t>Разхлабен фундамент</w:t>
            </w:r>
          </w:p>
        </w:tc>
        <w:tc>
          <w:tcPr>
            <w:tcW w:w="2324" w:type="dxa"/>
            <w:vAlign w:val="center"/>
          </w:tcPr>
          <w:p w14:paraId="77CB15BC" w14:textId="77777777" w:rsidR="000212D8" w:rsidRPr="000212D8" w:rsidRDefault="000212D8" w:rsidP="00E63BB3">
            <w:pPr>
              <w:jc w:val="center"/>
              <w:rPr>
                <w:rFonts w:ascii="Courier New" w:hAnsi="Courier New" w:cs="Courier New"/>
                <w:sz w:val="24"/>
                <w:lang w:val="bg-BG"/>
              </w:rPr>
            </w:pPr>
          </w:p>
        </w:tc>
        <w:tc>
          <w:tcPr>
            <w:tcW w:w="2324" w:type="dxa"/>
          </w:tcPr>
          <w:p w14:paraId="450DBA52" w14:textId="77777777" w:rsidR="000212D8" w:rsidRPr="000212D8" w:rsidRDefault="000212D8" w:rsidP="00E63BB3">
            <w:pPr>
              <w:jc w:val="center"/>
              <w:rPr>
                <w:rFonts w:ascii="Courier New" w:hAnsi="Courier New" w:cs="Courier New"/>
                <w:sz w:val="24"/>
                <w:lang w:val="bg-BG"/>
              </w:rPr>
            </w:pPr>
          </w:p>
        </w:tc>
      </w:tr>
      <w:tr w:rsidR="000212D8" w:rsidRPr="000212D8" w14:paraId="27AC92BD" w14:textId="77777777" w:rsidTr="000212D8">
        <w:trPr>
          <w:trHeight w:val="397"/>
        </w:trPr>
        <w:tc>
          <w:tcPr>
            <w:tcW w:w="4649" w:type="dxa"/>
            <w:vAlign w:val="center"/>
          </w:tcPr>
          <w:p w14:paraId="4DEAFAA9" w14:textId="77777777" w:rsidR="000212D8" w:rsidRPr="000212D8" w:rsidRDefault="000212D8" w:rsidP="00E63BB3">
            <w:pPr>
              <w:jc w:val="center"/>
              <w:rPr>
                <w:sz w:val="24"/>
                <w:lang w:val="bg-BG"/>
              </w:rPr>
            </w:pPr>
            <w:r w:rsidRPr="000212D8">
              <w:rPr>
                <w:sz w:val="24"/>
                <w:lang w:val="bg-BG"/>
              </w:rPr>
              <w:lastRenderedPageBreak/>
              <w:t>Неоптимална настройка на РС</w:t>
            </w:r>
          </w:p>
        </w:tc>
        <w:tc>
          <w:tcPr>
            <w:tcW w:w="2324" w:type="dxa"/>
            <w:vAlign w:val="center"/>
          </w:tcPr>
          <w:p w14:paraId="4A9F07A0" w14:textId="77777777" w:rsidR="000212D8" w:rsidRPr="000212D8" w:rsidRDefault="000212D8" w:rsidP="00E63BB3">
            <w:pPr>
              <w:jc w:val="center"/>
              <w:rPr>
                <w:rFonts w:ascii="Courier New" w:hAnsi="Courier New" w:cs="Courier New"/>
                <w:sz w:val="24"/>
                <w:lang w:val="bg-BG"/>
              </w:rPr>
            </w:pPr>
          </w:p>
        </w:tc>
        <w:tc>
          <w:tcPr>
            <w:tcW w:w="2324" w:type="dxa"/>
          </w:tcPr>
          <w:p w14:paraId="51F463FC" w14:textId="77777777" w:rsidR="000212D8" w:rsidRPr="000212D8" w:rsidRDefault="000212D8" w:rsidP="00E63BB3">
            <w:pPr>
              <w:jc w:val="center"/>
              <w:rPr>
                <w:rFonts w:ascii="Courier New" w:hAnsi="Courier New" w:cs="Courier New"/>
                <w:sz w:val="24"/>
                <w:lang w:val="bg-BG"/>
              </w:rPr>
            </w:pPr>
          </w:p>
        </w:tc>
      </w:tr>
      <w:tr w:rsidR="000212D8" w:rsidRPr="000212D8" w14:paraId="67FAC667" w14:textId="77777777" w:rsidTr="000212D8">
        <w:trPr>
          <w:trHeight w:val="397"/>
        </w:trPr>
        <w:tc>
          <w:tcPr>
            <w:tcW w:w="4649" w:type="dxa"/>
            <w:vAlign w:val="center"/>
          </w:tcPr>
          <w:p w14:paraId="22862E7C" w14:textId="77777777" w:rsidR="000212D8" w:rsidRPr="000212D8" w:rsidRDefault="000212D8" w:rsidP="000212D8">
            <w:pPr>
              <w:jc w:val="center"/>
              <w:rPr>
                <w:sz w:val="24"/>
                <w:lang w:val="bg-BG"/>
              </w:rPr>
            </w:pPr>
            <w:r w:rsidRPr="000212D8">
              <w:rPr>
                <w:sz w:val="24"/>
                <w:lang w:val="bg-BG"/>
              </w:rPr>
              <w:t>Неоптимална настройка на РТ</w:t>
            </w:r>
          </w:p>
        </w:tc>
        <w:tc>
          <w:tcPr>
            <w:tcW w:w="2324" w:type="dxa"/>
            <w:vAlign w:val="center"/>
          </w:tcPr>
          <w:p w14:paraId="10B20C03" w14:textId="77777777" w:rsidR="000212D8" w:rsidRPr="000212D8" w:rsidRDefault="000212D8" w:rsidP="00E63BB3">
            <w:pPr>
              <w:jc w:val="center"/>
              <w:rPr>
                <w:rFonts w:ascii="Courier New" w:hAnsi="Courier New" w:cs="Courier New"/>
                <w:sz w:val="24"/>
                <w:lang w:val="bg-BG"/>
              </w:rPr>
            </w:pPr>
          </w:p>
        </w:tc>
        <w:tc>
          <w:tcPr>
            <w:tcW w:w="2324" w:type="dxa"/>
          </w:tcPr>
          <w:p w14:paraId="19839513" w14:textId="77777777" w:rsidR="000212D8" w:rsidRPr="000212D8" w:rsidRDefault="000212D8" w:rsidP="00E63BB3">
            <w:pPr>
              <w:jc w:val="center"/>
              <w:rPr>
                <w:rFonts w:ascii="Courier New" w:hAnsi="Courier New" w:cs="Courier New"/>
                <w:sz w:val="24"/>
                <w:lang w:val="bg-BG"/>
              </w:rPr>
            </w:pPr>
          </w:p>
        </w:tc>
      </w:tr>
    </w:tbl>
    <w:p w14:paraId="1A9A48B8" w14:textId="77777777" w:rsidR="00854E8F" w:rsidRPr="000212D8" w:rsidRDefault="00854E8F">
      <w:pPr>
        <w:ind w:firstLine="709"/>
        <w:jc w:val="both"/>
        <w:rPr>
          <w:highlight w:val="yellow"/>
          <w:lang w:val="bg-BG"/>
        </w:rPr>
      </w:pPr>
    </w:p>
    <w:p w14:paraId="2BE47284" w14:textId="77777777" w:rsidR="000212D8" w:rsidRPr="000212D8" w:rsidRDefault="000212D8" w:rsidP="000212D8">
      <w:pPr>
        <w:ind w:firstLine="709"/>
        <w:jc w:val="both"/>
        <w:rPr>
          <w:lang w:val="bg-BG"/>
        </w:rPr>
      </w:pPr>
      <w:r w:rsidRPr="000212D8">
        <w:rPr>
          <w:lang w:val="bg-BG"/>
        </w:rPr>
        <w:t xml:space="preserve">Получените резултати се сравняват с тези при </w:t>
      </w:r>
      <w:del w:id="103" w:author="Nikolay Yordanov" w:date="2026-10-22T09:51:00Z" w16du:dateUtc="2026-10-22T06:51:00Z">
        <w:r w:rsidRPr="000212D8">
          <w:rPr>
            <w:lang w:val="bg-BG"/>
          </w:rPr>
          <w:delText>оптимална</w:delText>
        </w:r>
      </w:del>
      <w:ins w:id="104" w:author="Nikolay Yordanov" w:date="2026-10-22T09:51:00Z" w16du:dateUtc="2026-10-22T06:51:00Z">
        <w:r w:rsidRPr="000212D8">
          <w:rPr>
            <w:lang w:val="bg-BG"/>
          </w:rPr>
          <w:t>номинална</w:t>
        </w:r>
      </w:ins>
      <w:r w:rsidRPr="000212D8">
        <w:rPr>
          <w:lang w:val="bg-BG"/>
        </w:rPr>
        <w:t xml:space="preserve"> настройка и правилно закрепване на двигателя. Проследяват се измененията във формата на сигнала, стойностите на показателите и амплитудите на характерните спектрални съставки. Оценява се дали разхлабеният фундамент и неоптималните настройки могат да бъдат разграничени чрез токов анализ при избрания режим на работа.</w:t>
      </w:r>
    </w:p>
    <w:p w14:paraId="760A0A37" w14:textId="11B6576A" w:rsidR="002C741B" w:rsidRPr="00EC5B4C" w:rsidRDefault="00000000" w:rsidP="00A72824">
      <w:pPr>
        <w:ind w:firstLine="709"/>
        <w:jc w:val="both"/>
        <w:rPr>
          <w:ins w:id="105" w:author="Nikolay Yordanov" w:date="2026-10-22T09:51:00Z" w16du:dateUtc="2026-10-22T06:51:00Z"/>
          <w:lang w:val="bg-BG"/>
        </w:rPr>
      </w:pPr>
      <w:ins w:id="106" w:author="Nikolay Yordanov" w:date="2026-10-22T09:51:00Z" w16du:dateUtc="2026-10-22T06:51:00Z">
        <w:r w:rsidRPr="00EC5B4C">
          <w:rPr>
            <w:lang w:val="bg-BG"/>
          </w:rPr>
          <w:t>Задачи за анализ: изчислете процентната промяна на RMS спрямо номиналния режим: 100·(RMSусловие/RMSбаза − 1), ако RMSбаза ≠ 0. Сравнете съставките около 300, 600 и 900 Hz при еднаква методика. Повторете обработката за втори неприпокриващ се 2-секунден интервал (например 4–6 s), за да оцените стабилността в рамките на записа; това не е независимо повторно измерване. Обосновете изводите с данните, без да се изисква предварително зададено разграничаване на състоянията. Липса на разлика в тока не доказва изправност; самостоятелният токов анализ има ограничения.</w:t>
        </w:r>
      </w:ins>
    </w:p>
    <w:p w14:paraId="7A36DF21" w14:textId="77777777" w:rsidR="000212D8" w:rsidRDefault="000212D8" w:rsidP="000212D8">
      <w:pPr>
        <w:ind w:firstLine="709"/>
        <w:jc w:val="both"/>
        <w:rPr>
          <w:highlight w:val="yellow"/>
          <w:lang w:val="bg-BG"/>
        </w:rPr>
      </w:pPr>
      <w:r w:rsidRPr="000212D8">
        <w:rPr>
          <w:lang w:val="bg-BG"/>
        </w:rPr>
        <w:t>[</w:t>
      </w:r>
      <w:r w:rsidRPr="000212D8">
        <w:rPr>
          <w:i/>
          <w:lang w:val="bg-BG"/>
        </w:rPr>
        <w:t>Място за анализ на конкретните резултати от фиг. 8.5, фиг. 8.6 и таблица 8.2.]</w:t>
      </w:r>
    </w:p>
    <w:p w14:paraId="261AFEA2" w14:textId="77777777" w:rsidR="00105715" w:rsidRPr="000212D8" w:rsidRDefault="00821C45">
      <w:pPr>
        <w:keepNext/>
        <w:spacing w:before="180" w:after="80"/>
        <w:ind w:firstLine="709"/>
        <w:rPr>
          <w:lang w:val="bg-BG"/>
        </w:rPr>
      </w:pPr>
      <w:r w:rsidRPr="000212D8">
        <w:rPr>
          <w:b/>
          <w:sz w:val="30"/>
          <w:lang w:val="bg-BG"/>
        </w:rPr>
        <w:t>8.5. Контролни въпроси</w:t>
      </w:r>
    </w:p>
    <w:p w14:paraId="74A75A40" w14:textId="77777777" w:rsidR="00105715" w:rsidRPr="000212D8" w:rsidRDefault="00821C45">
      <w:pPr>
        <w:ind w:firstLine="709"/>
        <w:jc w:val="both"/>
        <w:rPr>
          <w:lang w:val="bg-BG"/>
        </w:rPr>
      </w:pPr>
      <w:r w:rsidRPr="000212D8">
        <w:rPr>
          <w:lang w:val="bg-BG"/>
        </w:rPr>
        <w:t xml:space="preserve">1. </w:t>
      </w:r>
      <w:r w:rsidR="007C7893" w:rsidRPr="000212D8">
        <w:rPr>
          <w:lang w:val="bg-BG"/>
        </w:rPr>
        <w:t xml:space="preserve">Кои са основните източници на пулсации в </w:t>
      </w:r>
      <w:del w:id="107" w:author="Nikolay Yordanov" w:date="2026-10-22T09:51:00Z" w16du:dateUtc="2026-10-22T06:51:00Z">
        <w:r w:rsidR="007C7893" w:rsidRPr="000212D8">
          <w:rPr>
            <w:lang w:val="bg-BG"/>
          </w:rPr>
          <w:delText>котвеният</w:delText>
        </w:r>
      </w:del>
      <w:ins w:id="108" w:author="Nikolay Yordanov" w:date="2026-10-22T09:51:00Z" w16du:dateUtc="2026-10-22T06:51:00Z">
        <w:r w:rsidR="007C7893" w:rsidRPr="000212D8">
          <w:rPr>
            <w:lang w:val="bg-BG"/>
          </w:rPr>
          <w:t>котвения</w:t>
        </w:r>
      </w:ins>
      <w:r w:rsidR="007C7893" w:rsidRPr="000212D8">
        <w:rPr>
          <w:lang w:val="bg-BG"/>
        </w:rPr>
        <w:t xml:space="preserve"> ток и кои от характерните им честоти зависят от скоростта на двигателя?</w:t>
      </w:r>
    </w:p>
    <w:p w14:paraId="533E3B71" w14:textId="77777777" w:rsidR="00105715" w:rsidRPr="000212D8" w:rsidRDefault="00821C45">
      <w:pPr>
        <w:ind w:firstLine="709"/>
        <w:jc w:val="both"/>
        <w:rPr>
          <w:lang w:val="bg-BG"/>
        </w:rPr>
      </w:pPr>
      <w:r w:rsidRPr="000212D8">
        <w:rPr>
          <w:lang w:val="bg-BG"/>
        </w:rPr>
        <w:t xml:space="preserve">2. </w:t>
      </w:r>
      <w:r w:rsidR="007C7893" w:rsidRPr="000212D8">
        <w:rPr>
          <w:lang w:val="bg-BG"/>
        </w:rPr>
        <w:t>Каква част от измервателния сигнал се записва при AC свързване на осцилоскопа и какви ограничения налага това при анализа?</w:t>
      </w:r>
    </w:p>
    <w:p w14:paraId="157B3100" w14:textId="77777777" w:rsidR="00105715" w:rsidRPr="000212D8" w:rsidRDefault="00821C45">
      <w:pPr>
        <w:ind w:firstLine="709"/>
        <w:jc w:val="both"/>
        <w:rPr>
          <w:lang w:val="bg-BG"/>
        </w:rPr>
      </w:pPr>
      <w:r w:rsidRPr="000212D8">
        <w:rPr>
          <w:lang w:val="bg-BG"/>
        </w:rPr>
        <w:t xml:space="preserve">3. </w:t>
      </w:r>
      <w:r w:rsidR="007C7893" w:rsidRPr="000212D8">
        <w:rPr>
          <w:lang w:val="bg-BG"/>
        </w:rPr>
        <w:t>Как влияят коефициентите на усилване на регулаторите на скоростта и тока върху преходните процеси при реверсиране</w:t>
      </w:r>
      <w:r w:rsidRPr="000212D8">
        <w:rPr>
          <w:lang w:val="bg-BG"/>
        </w:rPr>
        <w:t>?</w:t>
      </w:r>
    </w:p>
    <w:p w14:paraId="32138366" w14:textId="77777777" w:rsidR="007C7893" w:rsidRPr="000212D8" w:rsidRDefault="007C7893">
      <w:pPr>
        <w:ind w:firstLine="709"/>
        <w:jc w:val="both"/>
        <w:rPr>
          <w:lang w:val="bg-BG"/>
        </w:rPr>
      </w:pPr>
      <w:r w:rsidRPr="000212D8">
        <w:rPr>
          <w:lang w:val="bg-BG"/>
        </w:rPr>
        <w:t>4. Как разхлабването на фундамента може да се отрази върху котвения ток и установяват ли се такива изменения в получените резултати?</w:t>
      </w:r>
    </w:p>
    <w:p w14:paraId="31A4B4F3" w14:textId="77777777" w:rsidR="00105715" w:rsidRPr="000212D8" w:rsidRDefault="007C7893">
      <w:pPr>
        <w:ind w:firstLine="709"/>
        <w:jc w:val="both"/>
        <w:rPr>
          <w:lang w:val="bg-BG"/>
        </w:rPr>
      </w:pPr>
      <w:r w:rsidRPr="000212D8">
        <w:rPr>
          <w:lang w:val="bg-BG"/>
        </w:rPr>
        <w:t>5</w:t>
      </w:r>
      <w:r w:rsidR="00821C45" w:rsidRPr="000212D8">
        <w:rPr>
          <w:lang w:val="bg-BG"/>
        </w:rPr>
        <w:t xml:space="preserve">. </w:t>
      </w:r>
      <w:r w:rsidRPr="000212D8">
        <w:rPr>
          <w:lang w:val="bg-BG"/>
        </w:rPr>
        <w:t>От какво зависи възможността за разграничаване на близки честотни съставки при спектралния анализ и защо се използва прозорец на Хан?</w:t>
      </w:r>
    </w:p>
    <w:sectPr w:rsidR="00105715" w:rsidRPr="000212D8" w:rsidSect="00034616">
      <w:headerReference w:type="default" r:id="rId16"/>
      <w:footerReference w:type="default" r:id="rId17"/>
      <w:pgSz w:w="11906" w:h="16838"/>
      <w:pgMar w:top="1134" w:right="1134" w:bottom="1134" w:left="1134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DFC7B" w14:textId="77777777" w:rsidR="00340C29" w:rsidRDefault="00340C29">
      <w:pPr>
        <w:spacing w:line="240" w:lineRule="auto"/>
      </w:pPr>
      <w:r>
        <w:separator/>
      </w:r>
    </w:p>
  </w:endnote>
  <w:endnote w:type="continuationSeparator" w:id="0">
    <w:p w14:paraId="7F99926C" w14:textId="77777777" w:rsidR="00340C29" w:rsidRDefault="00340C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947A0" w14:textId="77777777" w:rsidR="00105715" w:rsidRDefault="00821C45">
    <w:pPr>
      <w:pStyle w:val="Footer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 w:rsidR="008806AC">
      <w:rPr>
        <w:noProof/>
        <w:sz w:val="24"/>
      </w:rPr>
      <w:t>9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96330" w14:textId="77777777" w:rsidR="00340C29" w:rsidRDefault="00340C29">
      <w:pPr>
        <w:spacing w:line="240" w:lineRule="auto"/>
      </w:pPr>
      <w:r>
        <w:separator/>
      </w:r>
    </w:p>
  </w:footnote>
  <w:footnote w:type="continuationSeparator" w:id="0">
    <w:p w14:paraId="3A9859E2" w14:textId="77777777" w:rsidR="00340C29" w:rsidRDefault="00340C2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84BE4" w14:textId="77777777" w:rsidR="00AA3DAF" w:rsidRDefault="00AA3D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376454">
    <w:abstractNumId w:val="8"/>
  </w:num>
  <w:num w:numId="2" w16cid:durableId="1963536143">
    <w:abstractNumId w:val="6"/>
  </w:num>
  <w:num w:numId="3" w16cid:durableId="945847572">
    <w:abstractNumId w:val="5"/>
  </w:num>
  <w:num w:numId="4" w16cid:durableId="316882071">
    <w:abstractNumId w:val="4"/>
  </w:num>
  <w:num w:numId="5" w16cid:durableId="1424566535">
    <w:abstractNumId w:val="7"/>
  </w:num>
  <w:num w:numId="6" w16cid:durableId="561529052">
    <w:abstractNumId w:val="3"/>
  </w:num>
  <w:num w:numId="7" w16cid:durableId="1701660543">
    <w:abstractNumId w:val="2"/>
  </w:num>
  <w:num w:numId="8" w16cid:durableId="1847859723">
    <w:abstractNumId w:val="1"/>
  </w:num>
  <w:num w:numId="9" w16cid:durableId="185087642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kolay Yordanov">
    <w15:presenceInfo w15:providerId="AD" w15:userId="S::nyordanov@worldbankgroup.org::966f64b2-9b32-4a5c-8d25-23969804406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2D8"/>
    <w:rsid w:val="00034616"/>
    <w:rsid w:val="00043E5D"/>
    <w:rsid w:val="0006063C"/>
    <w:rsid w:val="00095B3B"/>
    <w:rsid w:val="000B3BE8"/>
    <w:rsid w:val="000C29D7"/>
    <w:rsid w:val="00105715"/>
    <w:rsid w:val="00150581"/>
    <w:rsid w:val="0015074B"/>
    <w:rsid w:val="00260C1C"/>
    <w:rsid w:val="0029639D"/>
    <w:rsid w:val="002C741B"/>
    <w:rsid w:val="002D1B63"/>
    <w:rsid w:val="00326F90"/>
    <w:rsid w:val="00340C29"/>
    <w:rsid w:val="00493C3E"/>
    <w:rsid w:val="004A6C7B"/>
    <w:rsid w:val="004D34B8"/>
    <w:rsid w:val="007C7893"/>
    <w:rsid w:val="00821C45"/>
    <w:rsid w:val="00854E8F"/>
    <w:rsid w:val="00862819"/>
    <w:rsid w:val="008806AC"/>
    <w:rsid w:val="008C1F63"/>
    <w:rsid w:val="00904269"/>
    <w:rsid w:val="009B53ED"/>
    <w:rsid w:val="00A17E40"/>
    <w:rsid w:val="00A72824"/>
    <w:rsid w:val="00AA1D8D"/>
    <w:rsid w:val="00AA3DAF"/>
    <w:rsid w:val="00B47730"/>
    <w:rsid w:val="00B53126"/>
    <w:rsid w:val="00BB48CB"/>
    <w:rsid w:val="00BD0F63"/>
    <w:rsid w:val="00C44580"/>
    <w:rsid w:val="00CB0664"/>
    <w:rsid w:val="00CE5835"/>
    <w:rsid w:val="00D536E6"/>
    <w:rsid w:val="00EC5B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27ABEA"/>
  <w14:defaultImageDpi w14:val="300"/>
  <w15:docId w15:val="{95B6EB86-FBED-421B-A1E9-7F5F602AF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rial" w:eastAsia="Arial" w:hAnsi="Arial" w:cs="Arial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54E8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4E8F"/>
    <w:rPr>
      <w:rFonts w:ascii="Segoe UI" w:eastAsia="Arial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854E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53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2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185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A840B1D-E06E-4148-B020-9DB4A67770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12</Pages>
  <Words>2335</Words>
  <Characters>13849</Characters>
  <Application>Microsoft Office Word</Application>
  <DocSecurity>0</DocSecurity>
  <Lines>407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Yordanov</dc:creator>
  <cp:keywords/>
  <dc:description/>
  <cp:lastModifiedBy>Nikolay Yordanov</cp:lastModifiedBy>
  <cp:revision>1</cp:revision>
  <dcterms:created xsi:type="dcterms:W3CDTF">2013-12-23T23:15:00Z</dcterms:created>
  <dcterms:modified xsi:type="dcterms:W3CDTF">2026-10-22T06:54:00Z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1bf45b6-5649-4236-82a3-f45024cd282e_Enabled">
    <vt:lpwstr>true</vt:lpwstr>
  </property>
  <property fmtid="{D5CDD505-2E9C-101B-9397-08002B2CF9AE}" pid="3" name="MSIP_Label_f1bf45b6-5649-4236-82a3-f45024cd282e_SetDate">
    <vt:lpwstr>2026-10-13T11:16:35Z</vt:lpwstr>
  </property>
  <property fmtid="{D5CDD505-2E9C-101B-9397-08002B2CF9AE}" pid="4" name="MSIP_Label_f1bf45b6-5649-4236-82a3-f45024cd282e_Method">
    <vt:lpwstr>Standard</vt:lpwstr>
  </property>
  <property fmtid="{D5CDD505-2E9C-101B-9397-08002B2CF9AE}" pid="5" name="MSIP_Label_f1bf45b6-5649-4236-82a3-f45024cd282e_Name">
    <vt:lpwstr>Official Use Only</vt:lpwstr>
  </property>
  <property fmtid="{D5CDD505-2E9C-101B-9397-08002B2CF9AE}" pid="6" name="MSIP_Label_f1bf45b6-5649-4236-82a3-f45024cd282e_SiteId">
    <vt:lpwstr>31a2fec0-266b-4c67-b56e-2796d8f59c36</vt:lpwstr>
  </property>
  <property fmtid="{D5CDD505-2E9C-101B-9397-08002B2CF9AE}" pid="7" name="MSIP_Label_f1bf45b6-5649-4236-82a3-f45024cd282e_ActionId">
    <vt:lpwstr>1a3f165d-daee-4081-96e5-870fa3ad61f6</vt:lpwstr>
  </property>
  <property fmtid="{D5CDD505-2E9C-101B-9397-08002B2CF9AE}" pid="8" name="MSIP_Label_f1bf45b6-5649-4236-82a3-f45024cd282e_ContentBits">
    <vt:lpwstr>0</vt:lpwstr>
  </property>
</Properties>
</file>