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9318"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8</w:t>
      </w:r>
    </w:p>
    <w:p w14:paraId="1943BFD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572420FB"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201210A8"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015BDD7" w14:textId="77777777" w:rsidR="002510CD" w:rsidRPr="006E18F9" w:rsidRDefault="002510CD" w:rsidP="002510CD">
      <w:pPr>
        <w:keepNext/>
        <w:jc w:val="center"/>
        <w:rPr>
          <w:sz w:val="80"/>
          <w:szCs w:val="80"/>
          <w:lang w:val="bg-BG"/>
        </w:rPr>
      </w:pPr>
    </w:p>
    <w:p w14:paraId="0D20E5E2" w14:textId="77777777" w:rsidR="005C330A" w:rsidRPr="006E18F9" w:rsidRDefault="00D77686">
      <w:pPr>
        <w:keepNext/>
        <w:spacing w:before="180" w:after="80"/>
        <w:ind w:firstLine="709"/>
        <w:rPr>
          <w:lang w:val="bg-BG"/>
        </w:rPr>
      </w:pPr>
      <w:r>
        <w:rPr>
          <w:b/>
          <w:sz w:val="30"/>
          <w:lang w:val="bg-BG"/>
        </w:rPr>
        <w:t>8</w:t>
      </w:r>
      <w:r w:rsidR="00753581" w:rsidRPr="006E18F9">
        <w:rPr>
          <w:b/>
          <w:sz w:val="30"/>
          <w:lang w:val="bg-BG"/>
        </w:rPr>
        <w:t>.1. Задачи на упражнението</w:t>
      </w:r>
    </w:p>
    <w:p w14:paraId="421FBD7B"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6B5023B"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79237682"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60865AB3"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1D528070"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01160263"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44663E32"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216CE0C7"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68F804B6"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0DD9B2D4"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73AE3A64" w14:textId="77777777" w:rsidR="005C330A" w:rsidRPr="006E18F9" w:rsidRDefault="00D77686" w:rsidP="00EA1C61">
      <w:pPr>
        <w:keepNext/>
        <w:spacing w:before="180" w:after="80" w:line="240" w:lineRule="auto"/>
        <w:ind w:firstLine="709"/>
        <w:rPr>
          <w:lang w:val="bg-BG"/>
        </w:rPr>
      </w:pPr>
      <w:r>
        <w:rPr>
          <w:b/>
          <w:sz w:val="30"/>
          <w:lang w:val="bg-BG"/>
        </w:rPr>
        <w:t>8</w:t>
      </w:r>
      <w:r w:rsidR="00753581" w:rsidRPr="006E18F9">
        <w:rPr>
          <w:b/>
          <w:sz w:val="30"/>
          <w:lang w:val="bg-BG"/>
        </w:rPr>
        <w:t>.2. Теоретични сведения</w:t>
      </w:r>
    </w:p>
    <w:p w14:paraId="7E030430"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54C49B00"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157B28B1"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30D4D20A"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6F8A84E6"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30195F65"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586D78A3"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00000">
        <w:rPr>
          <w:position w:val="-9"/>
          <w:lang w:val="bg-BG"/>
        </w:rPr>
        <w:pict w14:anchorId="2A1C0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00000">
        <w:rPr>
          <w:position w:val="-9"/>
          <w:lang w:val="bg-BG"/>
        </w:rPr>
        <w:pict w14:anchorId="23FC30F1">
          <v:shape id="_x0000_i1026"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7AB9E1F9" w14:textId="77777777" w:rsidR="00196491" w:rsidRPr="006E18F9" w:rsidRDefault="00196491" w:rsidP="00CD5FE3">
      <w:pPr>
        <w:spacing w:line="240" w:lineRule="auto"/>
        <w:ind w:firstLine="709"/>
        <w:jc w:val="both"/>
        <w:rPr>
          <w:lang w:val="bg-BG"/>
        </w:rPr>
      </w:pPr>
    </w:p>
    <w:p w14:paraId="481F08B7" w14:textId="77777777" w:rsidR="00196491" w:rsidRPr="006E18F9" w:rsidRDefault="00D77686" w:rsidP="00CD5FE3">
      <w:pPr>
        <w:spacing w:line="240" w:lineRule="auto"/>
        <w:rPr>
          <w:lang w:val="bg-BG"/>
        </w:rPr>
      </w:pPr>
      <w:r>
        <w:rPr>
          <w:lang w:val="bg-BG"/>
        </w:rPr>
        <w:t>(8</w:t>
      </w:r>
      <w:r w:rsidR="00196491" w:rsidRPr="006E18F9">
        <w:rPr>
          <w:lang w:val="bg-BG"/>
        </w:rPr>
        <w:t>.1)</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7" type="#_x0000_t75" style="width:114pt;height:19pt" o:ole="">
            <v:imagedata r:id="rId9" o:title=""/>
          </v:shape>
          <o:OLEObject Type="Embed" ProgID="Equation.3" ShapeID="_x0000_i1027" DrawAspect="Content" ObjectID="_1854871081"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8" type="#_x0000_t75" style="width:90pt;height:17pt" o:ole="">
            <v:imagedata r:id="rId11" o:title=""/>
          </v:shape>
          <o:OLEObject Type="Embed" ProgID="Equation.3" ShapeID="_x0000_i1028" DrawAspect="Content" ObjectID="_1854871082" r:id="rId12"/>
        </w:object>
      </w:r>
    </w:p>
    <w:p w14:paraId="699E26AD"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733E9EA6"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9" type="#_x0000_t75" style="width:39pt;height:19pt" o:ole="">
            <v:imagedata r:id="rId13" o:title=""/>
          </v:shape>
          <o:OLEObject Type="Embed" ProgID="Equation.3" ShapeID="_x0000_i1029" DrawAspect="Content" ObjectID="_1854871083"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00000">
        <w:rPr>
          <w:position w:val="-9"/>
          <w:lang w:val="bg-BG"/>
        </w:rPr>
        <w:pict w14:anchorId="11BCEC38">
          <v:shape id="_x0000_i1030"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44594469"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31" type="#_x0000_t75" style="width:65pt;height:19pt" o:ole="">
            <v:imagedata r:id="rId16" o:title=""/>
          </v:shape>
          <o:OLEObject Type="Embed" ProgID="Equation.3" ShapeID="_x0000_i1031" DrawAspect="Content" ObjectID="_1854871084"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2" type="#_x0000_t75" style="width:84pt;height:19pt" o:ole="">
            <v:imagedata r:id="rId18" o:title=""/>
          </v:shape>
          <o:OLEObject Type="Embed" ProgID="Equation.3" ShapeID="_x0000_i1032" DrawAspect="Content" ObjectID="_1854871085"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3" type="#_x0000_t75" style="width:109pt;height:19pt" o:ole="">
            <v:imagedata r:id="rId20" o:title=""/>
          </v:shape>
          <o:OLEObject Type="Embed" ProgID="Equation.3" ShapeID="_x0000_i1033" DrawAspect="Content" ObjectID="_1854871086"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2FA23E99" w14:textId="77777777" w:rsidR="0034144A" w:rsidRPr="006E18F9" w:rsidRDefault="006F36CE" w:rsidP="00CD5FE3">
      <w:pPr>
        <w:spacing w:line="240" w:lineRule="auto"/>
        <w:ind w:firstLine="709"/>
        <w:jc w:val="both"/>
        <w:rPr>
          <w:lang w:val="bg-BG"/>
        </w:rPr>
      </w:pPr>
      <w:proofErr w:type="spellStart"/>
      <w:r w:rsidRPr="006F36CE">
        <w:t>След</w:t>
      </w:r>
      <w:proofErr w:type="spellEnd"/>
      <w:r w:rsidRPr="006F36CE">
        <w:t xml:space="preserve"> </w:t>
      </w:r>
      <w:proofErr w:type="spellStart"/>
      <w:r w:rsidRPr="006F36CE">
        <w:t>разделянето</w:t>
      </w:r>
      <w:proofErr w:type="spellEnd"/>
      <w:r w:rsidRPr="006F36CE">
        <w:t xml:space="preserve"> </w:t>
      </w:r>
      <w:proofErr w:type="spellStart"/>
      <w:r w:rsidRPr="006F36CE">
        <w:t>на</w:t>
      </w:r>
      <w:proofErr w:type="spellEnd"/>
      <w:r w:rsidRPr="006F36CE">
        <w:t xml:space="preserve"> </w:t>
      </w:r>
      <w:proofErr w:type="spellStart"/>
      <w:r w:rsidRPr="006F36CE">
        <w:t>измерения</w:t>
      </w:r>
      <w:proofErr w:type="spellEnd"/>
      <w:r w:rsidRPr="006F36CE">
        <w:t xml:space="preserve"> </w:t>
      </w:r>
      <w:proofErr w:type="spellStart"/>
      <w:r w:rsidRPr="006F36CE">
        <w:t>сигнал</w:t>
      </w:r>
      <w:proofErr w:type="spellEnd"/>
      <w:r w:rsidRPr="006F36CE">
        <w:t xml:space="preserve"> </w:t>
      </w:r>
      <w:proofErr w:type="spellStart"/>
      <w:r w:rsidRPr="006F36CE">
        <w:t>на</w:t>
      </w:r>
      <w:proofErr w:type="spellEnd"/>
      <w:r w:rsidRPr="006F36CE">
        <w:t xml:space="preserve"> </w:t>
      </w:r>
      <w:proofErr w:type="spellStart"/>
      <w:r w:rsidRPr="006F36CE">
        <w:t>отделни</w:t>
      </w:r>
      <w:proofErr w:type="spellEnd"/>
      <w:r w:rsidRPr="006F36CE">
        <w:t xml:space="preserve"> </w:t>
      </w:r>
      <w:proofErr w:type="spellStart"/>
      <w:r w:rsidRPr="006F36CE">
        <w:t>прозорци</w:t>
      </w:r>
      <w:proofErr w:type="spellEnd"/>
      <w:r w:rsidRPr="006F36CE">
        <w:t xml:space="preserve"> за </w:t>
      </w:r>
      <w:proofErr w:type="spellStart"/>
      <w:r w:rsidRPr="006F36CE">
        <w:t>всеки</w:t>
      </w:r>
      <w:proofErr w:type="spellEnd"/>
      <w:r w:rsidRPr="006F36CE">
        <w:t xml:space="preserve"> </w:t>
      </w:r>
      <w:proofErr w:type="spellStart"/>
      <w:r w:rsidRPr="006F36CE">
        <w:t>от</w:t>
      </w:r>
      <w:proofErr w:type="spellEnd"/>
      <w:r w:rsidRPr="006F36CE">
        <w:t xml:space="preserve"> </w:t>
      </w:r>
      <w:proofErr w:type="spellStart"/>
      <w:r w:rsidRPr="006F36CE">
        <w:t>тях</w:t>
      </w:r>
      <w:proofErr w:type="spellEnd"/>
      <w:r w:rsidRPr="006F36CE">
        <w:t xml:space="preserve"> </w:t>
      </w:r>
      <w:proofErr w:type="spellStart"/>
      <w:r w:rsidRPr="006F36CE">
        <w:t>се</w:t>
      </w:r>
      <w:proofErr w:type="spellEnd"/>
      <w:r w:rsidRPr="006F36CE">
        <w:t xml:space="preserve"> </w:t>
      </w:r>
      <w:proofErr w:type="spellStart"/>
      <w:r w:rsidRPr="006F36CE">
        <w:t>изчисляват</w:t>
      </w:r>
      <w:proofErr w:type="spellEnd"/>
      <w:r w:rsidRPr="006F36CE">
        <w:t xml:space="preserve"> </w:t>
      </w:r>
      <w:proofErr w:type="spellStart"/>
      <w:r w:rsidRPr="006F36CE">
        <w:t>диагностични</w:t>
      </w:r>
      <w:proofErr w:type="spellEnd"/>
      <w:r w:rsidRPr="006F36CE">
        <w:t xml:space="preserve"> </w:t>
      </w:r>
      <w:proofErr w:type="spellStart"/>
      <w:r w:rsidRPr="006F36CE">
        <w:t>признаци</w:t>
      </w:r>
      <w:proofErr w:type="spellEnd"/>
      <w:r w:rsidRPr="006F36CE">
        <w:t xml:space="preserve">, </w:t>
      </w:r>
      <w:proofErr w:type="spellStart"/>
      <w:r w:rsidRPr="006F36CE">
        <w:t>характеризиращи</w:t>
      </w:r>
      <w:proofErr w:type="spellEnd"/>
      <w:r w:rsidRPr="006F36CE">
        <w:t xml:space="preserve"> </w:t>
      </w:r>
      <w:proofErr w:type="spellStart"/>
      <w:r w:rsidRPr="006F36CE">
        <w:lastRenderedPageBreak/>
        <w:t>неговите</w:t>
      </w:r>
      <w:proofErr w:type="spellEnd"/>
      <w:r w:rsidRPr="006F36CE">
        <w:t xml:space="preserve"> </w:t>
      </w:r>
      <w:proofErr w:type="spellStart"/>
      <w:r w:rsidRPr="006F36CE">
        <w:t>амплитудни</w:t>
      </w:r>
      <w:proofErr w:type="spellEnd"/>
      <w:r w:rsidRPr="006F36CE">
        <w:t xml:space="preserve"> и </w:t>
      </w:r>
      <w:proofErr w:type="spellStart"/>
      <w:r w:rsidRPr="006F36CE">
        <w:t>статистически</w:t>
      </w:r>
      <w:proofErr w:type="spellEnd"/>
      <w:r w:rsidRPr="006F36CE">
        <w:t xml:space="preserve"> </w:t>
      </w:r>
      <w:proofErr w:type="spellStart"/>
      <w:r w:rsidRPr="006F36CE">
        <w:t>свойства</w:t>
      </w:r>
      <w:proofErr w:type="spellEnd"/>
      <w:r w:rsidRPr="006F36CE">
        <w:t xml:space="preserve">. </w:t>
      </w:r>
      <w:proofErr w:type="spellStart"/>
      <w:r w:rsidRPr="006F36CE">
        <w:t>Във</w:t>
      </w:r>
      <w:proofErr w:type="spellEnd"/>
      <w:r w:rsidRPr="006F36CE">
        <w:t xml:space="preserve"> </w:t>
      </w:r>
      <w:proofErr w:type="spellStart"/>
      <w:r w:rsidRPr="006F36CE">
        <w:t>времевата</w:t>
      </w:r>
      <w:proofErr w:type="spellEnd"/>
      <w:r w:rsidRPr="006F36CE">
        <w:t xml:space="preserve"> </w:t>
      </w:r>
      <w:proofErr w:type="spellStart"/>
      <w:r w:rsidRPr="006F36CE">
        <w:t>област</w:t>
      </w:r>
      <w:proofErr w:type="spellEnd"/>
      <w:r w:rsidRPr="006F36CE">
        <w:t xml:space="preserve"> </w:t>
      </w:r>
      <w:proofErr w:type="spellStart"/>
      <w:r w:rsidRPr="006F36CE">
        <w:t>се</w:t>
      </w:r>
      <w:proofErr w:type="spellEnd"/>
      <w:r w:rsidRPr="006F36CE">
        <w:t xml:space="preserve"> </w:t>
      </w:r>
      <w:proofErr w:type="spellStart"/>
      <w:r w:rsidRPr="006F36CE">
        <w:t>използват</w:t>
      </w:r>
      <w:proofErr w:type="spellEnd"/>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4" type="#_x0000_t75" style="width:38pt;height:19pt" o:ole="">
            <v:imagedata r:id="rId22" o:title=""/>
          </v:shape>
          <o:OLEObject Type="Embed" ProgID="Equation.3" ShapeID="_x0000_i1034" DrawAspect="Content" ObjectID="_1854871087"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5" type="#_x0000_t75" style="width:38pt;height:21pt" o:ole="">
            <v:imagedata r:id="rId24" o:title=""/>
          </v:shape>
          <o:OLEObject Type="Embed" ProgID="Equation.3" ShapeID="_x0000_i1035" DrawAspect="Content" ObjectID="_1854871088"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6" type="#_x0000_t75" style="width:33pt;height:19pt" o:ole="">
            <v:imagedata r:id="rId26" o:title=""/>
          </v:shape>
          <o:OLEObject Type="Embed" ProgID="Equation.3" ShapeID="_x0000_i1036" DrawAspect="Content" ObjectID="_1854871089"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7" type="#_x0000_t75" style="width:24pt;height:19pt" o:ole="">
            <v:imagedata r:id="rId28" o:title=""/>
          </v:shape>
          <o:OLEObject Type="Embed" ProgID="Equation.3" ShapeID="_x0000_i1037" DrawAspect="Content" ObjectID="_1854871090"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7E482DDF" w14:textId="77777777" w:rsidR="0034144A" w:rsidRPr="006E18F9" w:rsidRDefault="0034144A" w:rsidP="00CD5FE3">
      <w:pPr>
        <w:spacing w:line="240" w:lineRule="auto"/>
        <w:ind w:firstLine="709"/>
        <w:jc w:val="both"/>
        <w:rPr>
          <w:lang w:val="bg-BG"/>
        </w:rPr>
      </w:pPr>
    </w:p>
    <w:p w14:paraId="3214D05B"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(8</w:t>
      </w:r>
      <w:r w:rsidR="00753581" w:rsidRPr="006E18F9">
        <w:rPr>
          <w:lang w:val="bg-BG"/>
        </w:rPr>
        <w:t>.2)</w:t>
      </w:r>
      <w:r w:rsidR="00753581" w:rsidRPr="006E18F9">
        <w:rPr>
          <w:lang w:val="bg-BG"/>
        </w:rPr>
        <w:tab/>
      </w:r>
      <w:r w:rsidR="005B0DD1" w:rsidRPr="006E18F9">
        <w:rPr>
          <w:position w:val="-36"/>
          <w:szCs w:val="28"/>
          <w:lang w:val="bg-BG"/>
        </w:rPr>
        <w:object w:dxaOrig="3440" w:dyaOrig="900" w14:anchorId="07DB5B10">
          <v:shape id="_x0000_i1038" type="#_x0000_t75" style="width:172pt;height:45pt" o:ole="">
            <v:imagedata r:id="rId30" o:title=""/>
          </v:shape>
          <o:OLEObject Type="Embed" ProgID="Equation.3" ShapeID="_x0000_i1038" DrawAspect="Content" ObjectID="_1854871091" r:id="rId31"/>
        </w:object>
      </w:r>
    </w:p>
    <w:p w14:paraId="6389EEC6"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00000000">
        <w:rPr>
          <w:position w:val="-24"/>
          <w:lang w:val="bg-BG"/>
        </w:rPr>
        <w:pict w14:anchorId="14D20C54">
          <v:shape id="_x0000_i1039"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3D9A1937" w14:textId="77777777" w:rsidR="005E06D7" w:rsidRPr="006E18F9" w:rsidRDefault="00D77686" w:rsidP="00CD5FE3">
      <w:pPr>
        <w:tabs>
          <w:tab w:val="center" w:pos="4819"/>
        </w:tabs>
        <w:spacing w:before="120" w:after="120" w:line="240" w:lineRule="auto"/>
        <w:rPr>
          <w:lang w:val="bg-BG"/>
        </w:rPr>
      </w:pPr>
      <w:r>
        <w:rPr>
          <w:lang w:val="bg-BG"/>
        </w:rPr>
        <w:t>(8</w:t>
      </w:r>
      <w:r w:rsidR="005E06D7" w:rsidRPr="006E18F9">
        <w:rPr>
          <w:lang w:val="bg-BG"/>
        </w:rPr>
        <w:t>.3)</w:t>
      </w:r>
      <w:r w:rsidR="005E06D7" w:rsidRPr="006E18F9">
        <w:rPr>
          <w:lang w:val="bg-BG"/>
        </w:rPr>
        <w:tab/>
      </w:r>
      <w:r w:rsidR="008313DE" w:rsidRPr="006F36CE">
        <w:rPr>
          <w:position w:val="-38"/>
          <w:szCs w:val="28"/>
          <w:lang w:val="bg-BG"/>
        </w:rPr>
        <w:object w:dxaOrig="4099" w:dyaOrig="639" w14:anchorId="054131E2">
          <v:shape id="_x0000_i1040" type="#_x0000_t75" style="width:205pt;height:32pt" o:ole="">
            <v:imagedata r:id="rId33" o:title=""/>
          </v:shape>
          <o:OLEObject Type="Embed" ProgID="Equation.3" ShapeID="_x0000_i1040" DrawAspect="Content" ObjectID="_1854871092" r:id="rId34"/>
        </w:object>
      </w:r>
    </w:p>
    <w:p w14:paraId="5BC63369" w14:textId="77777777" w:rsidR="0034144A" w:rsidRPr="006E18F9" w:rsidRDefault="0034144A" w:rsidP="00CD5FE3">
      <w:pPr>
        <w:tabs>
          <w:tab w:val="center" w:pos="4819"/>
        </w:tabs>
        <w:spacing w:before="120" w:after="120" w:line="240" w:lineRule="auto"/>
        <w:rPr>
          <w:lang w:val="bg-BG"/>
        </w:rPr>
      </w:pPr>
    </w:p>
    <w:p w14:paraId="5DAF3A94"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4)</w:t>
      </w:r>
      <w:r w:rsidR="005E06D7" w:rsidRPr="006E18F9">
        <w:rPr>
          <w:lang w:val="bg-BG"/>
        </w:rPr>
        <w:tab/>
      </w:r>
      <w:r w:rsidR="006F36CE" w:rsidRPr="006F36CE">
        <w:rPr>
          <w:position w:val="-36"/>
          <w:szCs w:val="28"/>
          <w:lang w:val="bg-BG"/>
        </w:rPr>
        <w:object w:dxaOrig="2720" w:dyaOrig="1020" w14:anchorId="31236001">
          <v:shape id="_x0000_i1041" type="#_x0000_t75" style="width:136pt;height:51pt" o:ole="">
            <v:imagedata r:id="rId35" o:title=""/>
          </v:shape>
          <o:OLEObject Type="Embed" ProgID="Equation.3" ShapeID="_x0000_i1041" DrawAspect="Content" ObjectID="_1854871093" r:id="rId36"/>
        </w:object>
      </w:r>
    </w:p>
    <w:p w14:paraId="26672E23" w14:textId="77777777" w:rsidR="005E06D7" w:rsidRPr="006E18F9" w:rsidRDefault="005E06D7" w:rsidP="00CD5FE3">
      <w:pPr>
        <w:tabs>
          <w:tab w:val="center" w:pos="4819"/>
        </w:tabs>
        <w:spacing w:before="120" w:after="120" w:line="240" w:lineRule="auto"/>
        <w:rPr>
          <w:szCs w:val="28"/>
          <w:lang w:val="bg-BG"/>
        </w:rPr>
      </w:pPr>
    </w:p>
    <w:p w14:paraId="5F61BD8B"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.5)</w:t>
      </w:r>
      <w:r w:rsidR="005E06D7" w:rsidRPr="006E18F9">
        <w:rPr>
          <w:lang w:val="bg-BG"/>
        </w:rPr>
        <w:tab/>
      </w:r>
      <w:r w:rsidR="006F36CE" w:rsidRPr="006E18F9">
        <w:rPr>
          <w:position w:val="-88"/>
          <w:szCs w:val="28"/>
          <w:lang w:val="bg-BG"/>
        </w:rPr>
        <w:object w:dxaOrig="3760" w:dyaOrig="1760" w14:anchorId="3526C2FB">
          <v:shape id="_x0000_i1042" type="#_x0000_t75" style="width:188pt;height:88pt" o:ole="">
            <v:imagedata r:id="rId37" o:title=""/>
          </v:shape>
          <o:OLEObject Type="Embed" ProgID="Equation.3" ShapeID="_x0000_i1042" DrawAspect="Content" ObjectID="_1854871094" r:id="rId38"/>
        </w:object>
      </w:r>
      <w:r w:rsidR="00BF0EA0" w:rsidRPr="006E18F9">
        <w:rPr>
          <w:szCs w:val="28"/>
          <w:lang w:val="bg-BG"/>
        </w:rPr>
        <w:t>,</w:t>
      </w:r>
    </w:p>
    <w:p w14:paraId="43B16C9D" w14:textId="77777777" w:rsidR="00BF0EA0" w:rsidRPr="006E18F9" w:rsidRDefault="00BF0EA0" w:rsidP="00CD5FE3">
      <w:pPr>
        <w:tabs>
          <w:tab w:val="center" w:pos="4819"/>
        </w:tabs>
        <w:spacing w:before="120" w:after="120" w:line="240" w:lineRule="auto"/>
        <w:rPr>
          <w:lang w:val="bg-BG"/>
        </w:rPr>
      </w:pPr>
    </w:p>
    <w:p w14:paraId="08A0AB30"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16D41659" w14:textId="77777777" w:rsidR="00BF0EA0" w:rsidRPr="006E18F9" w:rsidRDefault="00BF0EA0" w:rsidP="00CD5FE3">
      <w:pPr>
        <w:tabs>
          <w:tab w:val="center" w:pos="4819"/>
        </w:tabs>
        <w:spacing w:before="120" w:after="120" w:line="240" w:lineRule="auto"/>
        <w:rPr>
          <w:lang w:val="bg-BG"/>
        </w:rPr>
      </w:pPr>
    </w:p>
    <w:p w14:paraId="616A19DD" w14:textId="77777777" w:rsidR="00BF0EA0" w:rsidRPr="006E18F9" w:rsidRDefault="00D77686" w:rsidP="00CD5FE3">
      <w:pPr>
        <w:tabs>
          <w:tab w:val="center" w:pos="4819"/>
        </w:tabs>
        <w:spacing w:before="120" w:after="120" w:line="240" w:lineRule="auto"/>
        <w:rPr>
          <w:szCs w:val="28"/>
          <w:lang w:val="bg-BG"/>
        </w:rPr>
      </w:pPr>
      <w:r>
        <w:rPr>
          <w:lang w:val="bg-BG"/>
        </w:rPr>
        <w:t>(8</w:t>
      </w:r>
      <w:r w:rsidR="00BF0EA0" w:rsidRPr="006E18F9">
        <w:rPr>
          <w:lang w:val="bg-BG"/>
        </w:rPr>
        <w:t>.6)</w:t>
      </w:r>
      <w:r w:rsidR="00BF0EA0" w:rsidRPr="006E18F9">
        <w:rPr>
          <w:lang w:val="bg-BG"/>
        </w:rPr>
        <w:tab/>
      </w:r>
      <w:r w:rsidR="006E18F9" w:rsidRPr="006E18F9">
        <w:rPr>
          <w:position w:val="-34"/>
          <w:szCs w:val="28"/>
          <w:lang w:val="bg-BG"/>
        </w:rPr>
        <w:object w:dxaOrig="2120" w:dyaOrig="820" w14:anchorId="2B12EF00">
          <v:shape id="_x0000_i1043" type="#_x0000_t75" style="width:106pt;height:41pt" o:ole="">
            <v:imagedata r:id="rId39" o:title=""/>
          </v:shape>
          <o:OLEObject Type="Embed" ProgID="Equation.3" ShapeID="_x0000_i1043" DrawAspect="Content" ObjectID="_1854871095" r:id="rId40"/>
        </w:object>
      </w:r>
    </w:p>
    <w:p w14:paraId="3E6F22B4" w14:textId="77777777" w:rsidR="0034144A" w:rsidRPr="006E18F9" w:rsidRDefault="0034144A" w:rsidP="00CD5FE3">
      <w:pPr>
        <w:tabs>
          <w:tab w:val="center" w:pos="4819"/>
        </w:tabs>
        <w:spacing w:before="120" w:after="120" w:line="240" w:lineRule="auto"/>
        <w:rPr>
          <w:lang w:val="bg-BG"/>
        </w:rPr>
      </w:pPr>
    </w:p>
    <w:p w14:paraId="4893310D"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51CD9B82"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57D3B79F" w14:textId="77777777" w:rsidR="006F36CE" w:rsidRDefault="006F36CE" w:rsidP="00CD5FE3">
      <w:pPr>
        <w:spacing w:line="240" w:lineRule="auto"/>
        <w:ind w:firstLine="709"/>
        <w:jc w:val="both"/>
        <w:rPr>
          <w:lang w:val="bg-BG"/>
        </w:rPr>
      </w:pPr>
    </w:p>
    <w:p w14:paraId="70383017" w14:textId="77777777" w:rsidR="006F36CE" w:rsidRPr="006F36CE" w:rsidRDefault="00D77686" w:rsidP="00CD5FE3">
      <w:pPr>
        <w:tabs>
          <w:tab w:val="center" w:pos="4819"/>
        </w:tabs>
        <w:spacing w:before="120" w:after="120" w:line="240" w:lineRule="auto"/>
        <w:rPr>
          <w:szCs w:val="28"/>
        </w:rPr>
      </w:pPr>
      <w:r>
        <w:rPr>
          <w:lang w:val="bg-BG"/>
        </w:rPr>
        <w:t>(8</w:t>
      </w:r>
      <w:r w:rsidR="006F36CE">
        <w:rPr>
          <w:lang w:val="bg-BG"/>
        </w:rPr>
        <w:t>.7</w:t>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871096"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871097" r:id="rId44"/>
        </w:object>
      </w:r>
    </w:p>
    <w:p w14:paraId="3699E0AF" w14:textId="77777777" w:rsidR="006F36CE" w:rsidRDefault="006F36CE" w:rsidP="00CD5FE3">
      <w:pPr>
        <w:spacing w:line="240" w:lineRule="auto"/>
        <w:ind w:firstLine="709"/>
        <w:jc w:val="both"/>
        <w:rPr>
          <w:lang w:val="bg-BG"/>
        </w:rPr>
      </w:pPr>
    </w:p>
    <w:p w14:paraId="484D7D01"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871098"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5FC16AA0"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1A245F1C" w14:textId="77777777" w:rsidR="00D77686" w:rsidRPr="00D77686" w:rsidRDefault="00D77686" w:rsidP="00CD5FE3">
      <w:pPr>
        <w:spacing w:line="240" w:lineRule="auto"/>
        <w:jc w:val="both"/>
        <w:rPr>
          <w:lang w:val="bg-BG"/>
        </w:rPr>
      </w:pPr>
    </w:p>
    <w:p w14:paraId="006166A1" w14:textId="77777777" w:rsidR="00D77686" w:rsidRPr="00D77686" w:rsidRDefault="00D77686" w:rsidP="00CD5FE3">
      <w:pPr>
        <w:tabs>
          <w:tab w:val="center" w:pos="4819"/>
        </w:tabs>
        <w:spacing w:before="120" w:after="120" w:line="240" w:lineRule="auto"/>
        <w:rPr>
          <w:szCs w:val="28"/>
          <w:lang w:val="bg-BG"/>
        </w:rPr>
      </w:pPr>
      <w:r w:rsidRPr="00D77686">
        <w:rPr>
          <w:lang w:val="bg-BG"/>
        </w:rPr>
        <w:t>(8.8)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871099" r:id="rId48"/>
        </w:object>
      </w:r>
      <w:r w:rsidRPr="00D77686">
        <w:rPr>
          <w:szCs w:val="28"/>
          <w:lang w:val="bg-BG"/>
        </w:rPr>
        <w:t xml:space="preserve">, </w:t>
      </w:r>
    </w:p>
    <w:p w14:paraId="33AADD78" w14:textId="77777777" w:rsidR="00D77686" w:rsidRPr="00D77686" w:rsidRDefault="00D77686" w:rsidP="00CD5FE3">
      <w:pPr>
        <w:spacing w:line="240" w:lineRule="auto"/>
        <w:jc w:val="both"/>
        <w:rPr>
          <w:lang w:val="bg-BG"/>
        </w:rPr>
      </w:pPr>
    </w:p>
    <w:p w14:paraId="3CFF1A2A"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871100"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871101"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19B8FC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67E6B86D"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193E1B38"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7EA70337" w14:textId="77777777" w:rsidR="00D77686" w:rsidRDefault="00D77686" w:rsidP="00CD5FE3">
      <w:pPr>
        <w:spacing w:line="240" w:lineRule="auto"/>
        <w:jc w:val="both"/>
        <w:rPr>
          <w:lang w:val="bg-BG"/>
        </w:rPr>
      </w:pPr>
    </w:p>
    <w:p w14:paraId="683346F2" w14:textId="77777777" w:rsidR="00D77686" w:rsidRPr="00D77686" w:rsidRDefault="00D77686" w:rsidP="00CD5FE3">
      <w:pPr>
        <w:tabs>
          <w:tab w:val="center" w:pos="4819"/>
        </w:tabs>
        <w:spacing w:before="120" w:after="120" w:line="240" w:lineRule="auto"/>
        <w:rPr>
          <w:szCs w:val="28"/>
          <w:lang w:val="bg-BG"/>
        </w:rPr>
      </w:pPr>
      <w:r w:rsidRPr="00D77686">
        <w:rPr>
          <w:lang w:val="bg-BG"/>
        </w:rPr>
        <w:lastRenderedPageBreak/>
        <w:t>(8</w:t>
      </w:r>
      <w:r>
        <w:rPr>
          <w:lang w:val="bg-BG"/>
        </w:rPr>
        <w:t>.9</w:t>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871102" r:id="rId54"/>
        </w:object>
      </w:r>
      <w:r w:rsidRPr="00D77686">
        <w:rPr>
          <w:szCs w:val="28"/>
          <w:lang w:val="bg-BG"/>
        </w:rPr>
        <w:t xml:space="preserve">, </w:t>
      </w:r>
    </w:p>
    <w:p w14:paraId="12359665" w14:textId="77777777" w:rsidR="00C1082E" w:rsidRDefault="00C1082E" w:rsidP="00CD5FE3">
      <w:pPr>
        <w:spacing w:line="240" w:lineRule="auto"/>
        <w:jc w:val="both"/>
        <w:rPr>
          <w:lang w:val="bg-BG"/>
        </w:rPr>
      </w:pPr>
    </w:p>
    <w:p w14:paraId="2CD76A6C"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871103"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871104"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871105"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5F1A80E2"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871106"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871107"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16CF3B2A"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271D84AA"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32772F65"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21621407" w14:textId="77777777" w:rsidR="00D77686" w:rsidRDefault="00D77686" w:rsidP="00CD5FE3">
      <w:pPr>
        <w:spacing w:line="240" w:lineRule="auto"/>
        <w:jc w:val="both"/>
        <w:rPr>
          <w:lang w:val="bg-BG"/>
        </w:rPr>
      </w:pPr>
    </w:p>
    <w:p w14:paraId="4AA71E51" w14:textId="77777777" w:rsidR="00B65620" w:rsidRPr="00D77686" w:rsidRDefault="00B65620" w:rsidP="00CD5FE3">
      <w:pPr>
        <w:tabs>
          <w:tab w:val="center" w:pos="4819"/>
        </w:tabs>
        <w:spacing w:before="120" w:after="120" w:line="240" w:lineRule="auto"/>
        <w:rPr>
          <w:szCs w:val="28"/>
          <w:lang w:val="bg-BG"/>
        </w:rPr>
      </w:pPr>
      <w:r w:rsidRPr="00D77686">
        <w:rPr>
          <w:lang w:val="bg-BG"/>
        </w:rPr>
        <w:t>(8</w:t>
      </w:r>
      <w:r>
        <w:rPr>
          <w:lang w:val="bg-BG"/>
        </w:rPr>
        <w:t>.10</w:t>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871108" r:id="rId64"/>
        </w:object>
      </w:r>
      <w:r w:rsidRPr="00D77686">
        <w:rPr>
          <w:szCs w:val="28"/>
          <w:lang w:val="bg-BG"/>
        </w:rPr>
        <w:t xml:space="preserve">, </w:t>
      </w:r>
    </w:p>
    <w:p w14:paraId="0842F819" w14:textId="77777777" w:rsidR="00D77686" w:rsidRDefault="00D77686" w:rsidP="00CD5FE3">
      <w:pPr>
        <w:spacing w:line="240" w:lineRule="auto"/>
        <w:jc w:val="both"/>
        <w:rPr>
          <w:lang w:val="bg-BG"/>
        </w:rPr>
      </w:pPr>
    </w:p>
    <w:p w14:paraId="0C34956D"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871109"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871110"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58552EDE"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56F3E44C" w14:textId="77777777" w:rsidR="00DB1732" w:rsidRDefault="00DB1732" w:rsidP="00CD5FE3">
      <w:pPr>
        <w:spacing w:line="240" w:lineRule="auto"/>
        <w:jc w:val="both"/>
        <w:rPr>
          <w:lang w:val="bg-BG"/>
        </w:rPr>
      </w:pPr>
    </w:p>
    <w:p w14:paraId="658A15CB" w14:textId="77777777" w:rsidR="00DB1732" w:rsidRPr="00D77686" w:rsidRDefault="00DB1732" w:rsidP="00CD5FE3">
      <w:pPr>
        <w:tabs>
          <w:tab w:val="center" w:pos="4819"/>
        </w:tabs>
        <w:spacing w:before="120" w:after="120" w:line="240" w:lineRule="auto"/>
        <w:rPr>
          <w:szCs w:val="28"/>
          <w:lang w:val="bg-BG"/>
        </w:rPr>
      </w:pPr>
      <w:r w:rsidRPr="00D77686">
        <w:rPr>
          <w:lang w:val="bg-BG"/>
        </w:rPr>
        <w:t>(8</w:t>
      </w:r>
      <w:r>
        <w:rPr>
          <w:lang w:val="bg-BG"/>
        </w:rPr>
        <w:t>.11</w:t>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871111" r:id="rId70"/>
        </w:object>
      </w:r>
      <w:r w:rsidRPr="00D77686">
        <w:rPr>
          <w:szCs w:val="28"/>
          <w:lang w:val="bg-BG"/>
        </w:rPr>
        <w:t xml:space="preserve">, </w:t>
      </w:r>
    </w:p>
    <w:p w14:paraId="7D72F2F2" w14:textId="77777777" w:rsidR="00DB1732" w:rsidRDefault="00DB1732" w:rsidP="00CD5FE3">
      <w:pPr>
        <w:spacing w:line="240" w:lineRule="auto"/>
        <w:jc w:val="both"/>
        <w:rPr>
          <w:lang w:val="bg-BG"/>
        </w:rPr>
      </w:pPr>
    </w:p>
    <w:p w14:paraId="3DDF24D3" w14:textId="77777777" w:rsidR="00DB1732" w:rsidRDefault="00DB1732" w:rsidP="00CD5FE3">
      <w:pPr>
        <w:spacing w:line="240" w:lineRule="auto"/>
        <w:jc w:val="both"/>
        <w:rPr>
          <w:lang w:val="bg-BG"/>
        </w:rPr>
      </w:pPr>
      <w:r w:rsidRPr="00DB1732">
        <w:rPr>
          <w:lang w:val="bg-BG"/>
        </w:rPr>
        <w:lastRenderedPageBreak/>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871112"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349496A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43657DDB"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279A22EF"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5F3B05A3"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76541DBF" w14:textId="77777777" w:rsidR="00232EA1" w:rsidRDefault="00232EA1" w:rsidP="009A1BC1">
      <w:pPr>
        <w:spacing w:line="240" w:lineRule="auto"/>
        <w:jc w:val="both"/>
        <w:rPr>
          <w:lang w:val="bg-BG"/>
        </w:rPr>
      </w:pPr>
    </w:p>
    <w:p w14:paraId="140618EF" w14:textId="77777777" w:rsidR="00232EA1" w:rsidRDefault="00232EA1" w:rsidP="00CD5FE3">
      <w:pPr>
        <w:tabs>
          <w:tab w:val="center" w:pos="4819"/>
        </w:tabs>
        <w:spacing w:before="120" w:after="120" w:line="240" w:lineRule="auto"/>
        <w:rPr>
          <w:szCs w:val="28"/>
          <w:lang w:val="bg-BG"/>
        </w:rPr>
      </w:pPr>
      <w:r w:rsidRPr="00D77686">
        <w:rPr>
          <w:lang w:val="bg-BG"/>
        </w:rPr>
        <w:t>(8</w:t>
      </w:r>
      <w:r>
        <w:rPr>
          <w:lang w:val="bg-BG"/>
        </w:rPr>
        <w:t>.12</w:t>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871113" r:id="rId74"/>
        </w:object>
      </w:r>
      <w:r w:rsidRPr="00D77686">
        <w:rPr>
          <w:szCs w:val="28"/>
          <w:lang w:val="bg-BG"/>
        </w:rPr>
        <w:t xml:space="preserve">, </w:t>
      </w:r>
    </w:p>
    <w:p w14:paraId="48F735B5" w14:textId="77777777" w:rsidR="00232EA1" w:rsidRPr="00D77686" w:rsidRDefault="00232EA1" w:rsidP="00CD5FE3">
      <w:pPr>
        <w:tabs>
          <w:tab w:val="center" w:pos="4819"/>
        </w:tabs>
        <w:spacing w:before="120" w:after="120" w:line="240" w:lineRule="auto"/>
        <w:rPr>
          <w:szCs w:val="28"/>
          <w:lang w:val="bg-BG"/>
        </w:rPr>
      </w:pPr>
    </w:p>
    <w:p w14:paraId="4ED43306"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871114"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871115" r:id="rId78"/>
        </w:object>
      </w:r>
      <w:r w:rsidRPr="00232EA1">
        <w:rPr>
          <w:lang w:val="bg-BG"/>
        </w:rPr>
        <w:t xml:space="preserve"> е общият брой на образците в набора за оценяване.</w:t>
      </w:r>
    </w:p>
    <w:p w14:paraId="3DB657F4"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1758FF43" w14:textId="77777777" w:rsidR="00232EA1" w:rsidRPr="00232EA1" w:rsidRDefault="00232EA1" w:rsidP="00CD5FE3">
      <w:pPr>
        <w:spacing w:line="240" w:lineRule="auto"/>
        <w:jc w:val="both"/>
        <w:rPr>
          <w:lang w:val="bg-BG"/>
        </w:rPr>
      </w:pPr>
    </w:p>
    <w:p w14:paraId="4C457C17" w14:textId="77777777" w:rsidR="00232EA1" w:rsidRPr="00232EA1" w:rsidRDefault="00232EA1" w:rsidP="00CD5FE3">
      <w:pPr>
        <w:tabs>
          <w:tab w:val="center" w:pos="4819"/>
        </w:tabs>
        <w:spacing w:before="120" w:after="120" w:line="240" w:lineRule="auto"/>
        <w:rPr>
          <w:szCs w:val="28"/>
          <w:lang w:val="bg-BG"/>
        </w:rPr>
      </w:pPr>
      <w:r w:rsidRPr="00232EA1">
        <w:rPr>
          <w:lang w:val="bg-BG"/>
        </w:rPr>
        <w:t>(8.13)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871116" r:id="rId80"/>
        </w:object>
      </w:r>
      <w:r w:rsidRPr="00232EA1">
        <w:rPr>
          <w:szCs w:val="28"/>
          <w:lang w:val="bg-BG"/>
        </w:rPr>
        <w:t xml:space="preserve">, </w:t>
      </w:r>
    </w:p>
    <w:p w14:paraId="20B65486" w14:textId="77777777" w:rsidR="00232EA1" w:rsidRPr="00232EA1" w:rsidRDefault="00232EA1" w:rsidP="00CD5FE3">
      <w:pPr>
        <w:spacing w:line="240" w:lineRule="auto"/>
        <w:jc w:val="both"/>
        <w:rPr>
          <w:lang w:val="bg-BG"/>
        </w:rPr>
      </w:pPr>
    </w:p>
    <w:p w14:paraId="0DD56E2D"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871117"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871118"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FF0717D" w14:textId="77777777" w:rsidR="00176D93" w:rsidRDefault="00176D93" w:rsidP="00CD5FE3">
      <w:pPr>
        <w:spacing w:line="240" w:lineRule="auto"/>
        <w:jc w:val="both"/>
        <w:rPr>
          <w:lang w:val="bg-BG"/>
        </w:rPr>
      </w:pPr>
    </w:p>
    <w:p w14:paraId="563EAAA4" w14:textId="77777777" w:rsidR="00176D93" w:rsidRPr="00232EA1" w:rsidRDefault="00176D93" w:rsidP="00CD5FE3">
      <w:pPr>
        <w:tabs>
          <w:tab w:val="center" w:pos="4819"/>
        </w:tabs>
        <w:spacing w:before="120" w:after="120" w:line="240" w:lineRule="auto"/>
        <w:rPr>
          <w:szCs w:val="28"/>
          <w:lang w:val="bg-BG"/>
        </w:rPr>
      </w:pPr>
      <w:r w:rsidRPr="00232EA1">
        <w:rPr>
          <w:lang w:val="bg-BG"/>
        </w:rPr>
        <w:t>(8</w:t>
      </w:r>
      <w:r>
        <w:rPr>
          <w:lang w:val="bg-BG"/>
        </w:rPr>
        <w:t>.14</w:t>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871119" r:id="rId86"/>
        </w:object>
      </w:r>
      <w:r w:rsidRPr="00232EA1">
        <w:rPr>
          <w:szCs w:val="28"/>
          <w:lang w:val="bg-BG"/>
        </w:rPr>
        <w:t xml:space="preserve">, </w:t>
      </w:r>
    </w:p>
    <w:p w14:paraId="3D253470" w14:textId="77777777" w:rsidR="00176D93" w:rsidRDefault="00176D93" w:rsidP="00CD5FE3">
      <w:pPr>
        <w:spacing w:line="240" w:lineRule="auto"/>
        <w:jc w:val="both"/>
        <w:rPr>
          <w:lang w:val="bg-BG"/>
        </w:rPr>
      </w:pPr>
    </w:p>
    <w:p w14:paraId="575984E1"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204B7D90"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0B1CBE47"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68BC6FC6"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2018F1CC" w14:textId="77777777" w:rsidR="005C330A" w:rsidRPr="00156BB2" w:rsidRDefault="00F925B7">
      <w:pPr>
        <w:keepNext/>
        <w:spacing w:before="180" w:after="80"/>
        <w:ind w:firstLine="709"/>
        <w:rPr>
          <w:lang w:val="bg-BG"/>
        </w:rPr>
      </w:pPr>
      <w:r>
        <w:rPr>
          <w:b/>
          <w:sz w:val="30"/>
          <w:lang w:val="bg-BG"/>
        </w:rPr>
        <w:t>8</w:t>
      </w:r>
      <w:r w:rsidR="00753581" w:rsidRPr="00156BB2">
        <w:rPr>
          <w:b/>
          <w:sz w:val="30"/>
          <w:lang w:val="bg-BG"/>
        </w:rPr>
        <w:t xml:space="preserve">.3. </w:t>
      </w:r>
      <w:r w:rsidR="00CD5FE3" w:rsidRPr="00156BB2">
        <w:rPr>
          <w:b/>
          <w:sz w:val="30"/>
          <w:lang w:val="bg-BG"/>
        </w:rPr>
        <w:t>Изследвана система и методика на изследването</w:t>
      </w:r>
    </w:p>
    <w:p w14:paraId="7800E40A"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упражнения № 9 и № 10.</w:t>
      </w:r>
    </w:p>
    <w:p w14:paraId="55395808"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8.1</w:t>
      </w:r>
      <w:r w:rsidRPr="00F925B7">
        <w:rPr>
          <w:lang w:val="bg-BG"/>
        </w:rPr>
        <w:t>.</w:t>
      </w:r>
    </w:p>
    <w:p w14:paraId="13F30340"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6CD067A5"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12250407" w14:textId="77777777" w:rsidR="00986895" w:rsidRDefault="00986895" w:rsidP="00156BB2">
      <w:pPr>
        <w:spacing w:line="240" w:lineRule="auto"/>
        <w:ind w:firstLine="709"/>
        <w:jc w:val="both"/>
        <w:rPr>
          <w:lang w:val="bg-BG"/>
        </w:rPr>
      </w:pPr>
    </w:p>
    <w:p w14:paraId="3118475A" w14:textId="77777777" w:rsidR="00986895" w:rsidRDefault="001669BB" w:rsidP="00986895">
      <w:pPr>
        <w:keepNext/>
        <w:spacing w:before="120"/>
        <w:jc w:val="center"/>
      </w:pPr>
      <w:r>
        <w:lastRenderedPageBreak/>
        <w:pict>
          <v:shape id="_x0000_i1068" type="#_x0000_t75" style="width:479pt;height:289.5pt">
            <v:imagedata r:id="rId87" o:title=""/>
          </v:shape>
        </w:pict>
      </w:r>
    </w:p>
    <w:p w14:paraId="0B761420" w14:textId="77777777" w:rsidR="00986895" w:rsidRPr="00986895" w:rsidRDefault="00986895" w:rsidP="00986895">
      <w:pPr>
        <w:keepNext/>
        <w:spacing w:before="120"/>
        <w:jc w:val="center"/>
        <w:rPr>
          <w:sz w:val="24"/>
        </w:rPr>
      </w:pPr>
    </w:p>
    <w:p w14:paraId="4BEECD97" w14:textId="77777777" w:rsidR="00986895" w:rsidRPr="00986895" w:rsidRDefault="00986895" w:rsidP="00986895">
      <w:pPr>
        <w:spacing w:line="240" w:lineRule="auto"/>
        <w:jc w:val="center"/>
        <w:rPr>
          <w:sz w:val="32"/>
          <w:lang w:val="bg-BG"/>
        </w:rPr>
      </w:pPr>
      <w:r w:rsidRPr="00986895">
        <w:rPr>
          <w:i/>
          <w:lang w:val="bg-BG"/>
        </w:rPr>
        <w:t>Фиг. 8.1. Структурна схема на диагностиката на система за електрозадвижване чрез машинно обучение.</w:t>
      </w:r>
    </w:p>
    <w:p w14:paraId="2351FC03" w14:textId="77777777" w:rsidR="00986895" w:rsidRDefault="00986895" w:rsidP="00156BB2">
      <w:pPr>
        <w:spacing w:line="240" w:lineRule="auto"/>
        <w:ind w:firstLine="709"/>
        <w:jc w:val="both"/>
        <w:rPr>
          <w:lang w:val="bg-BG"/>
        </w:rPr>
      </w:pPr>
    </w:p>
    <w:p w14:paraId="1B3DD6FC"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данните е представена на фиг. 8</w:t>
      </w:r>
      <w:r w:rsidRPr="00F925B7">
        <w:rPr>
          <w:lang w:val="bg-BG"/>
        </w:rPr>
        <w:t>.2.</w:t>
      </w:r>
    </w:p>
    <w:p w14:paraId="2E6D377F" w14:textId="77777777" w:rsidR="00F925B7" w:rsidRDefault="00F925B7" w:rsidP="00156BB2">
      <w:pPr>
        <w:spacing w:line="240" w:lineRule="auto"/>
        <w:ind w:firstLine="709"/>
        <w:jc w:val="both"/>
        <w:rPr>
          <w:lang w:val="bg-BG"/>
        </w:rPr>
      </w:pPr>
    </w:p>
    <w:p w14:paraId="2EF6D496" w14:textId="77777777" w:rsidR="00F925B7" w:rsidRDefault="001669BB"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4E4642FA" w14:textId="77777777" w:rsidR="004B678D" w:rsidRPr="004B678D" w:rsidRDefault="004B678D" w:rsidP="004B678D">
      <w:pPr>
        <w:keepNext/>
        <w:spacing w:line="240" w:lineRule="auto"/>
        <w:jc w:val="center"/>
        <w:rPr>
          <w:sz w:val="24"/>
          <w:lang w:val="bg-BG"/>
        </w:rPr>
      </w:pPr>
    </w:p>
    <w:p w14:paraId="78844B68" w14:textId="77777777" w:rsidR="00F925B7" w:rsidRPr="006E18F9" w:rsidRDefault="004B678D" w:rsidP="004B678D">
      <w:pPr>
        <w:spacing w:line="240" w:lineRule="auto"/>
        <w:jc w:val="center"/>
        <w:rPr>
          <w:lang w:val="bg-BG"/>
        </w:rPr>
      </w:pPr>
      <w:r>
        <w:rPr>
          <w:i/>
          <w:sz w:val="24"/>
          <w:lang w:val="bg-BG"/>
        </w:rPr>
        <w:t>Фиг. 8</w:t>
      </w:r>
      <w:r w:rsidR="00F925B7" w:rsidRPr="006E18F9">
        <w:rPr>
          <w:i/>
          <w:sz w:val="24"/>
          <w:lang w:val="bg-BG"/>
        </w:rPr>
        <w:t>.2. Организация на набора от</w:t>
      </w:r>
      <w:r>
        <w:rPr>
          <w:i/>
          <w:sz w:val="24"/>
          <w:lang w:val="bg-BG"/>
        </w:rPr>
        <w:t xml:space="preserve"> експериментални</w:t>
      </w:r>
      <w:r w:rsidR="00F925B7" w:rsidRPr="006E18F9">
        <w:rPr>
          <w:i/>
          <w:sz w:val="24"/>
          <w:lang w:val="bg-BG"/>
        </w:rPr>
        <w:t xml:space="preserve"> данни.</w:t>
      </w:r>
    </w:p>
    <w:p w14:paraId="064DC5C7" w14:textId="77777777" w:rsidR="00F925B7" w:rsidRDefault="00F925B7" w:rsidP="00156BB2">
      <w:pPr>
        <w:spacing w:line="240" w:lineRule="auto"/>
        <w:ind w:firstLine="709"/>
        <w:jc w:val="both"/>
        <w:rPr>
          <w:lang w:val="bg-BG"/>
        </w:rPr>
      </w:pPr>
    </w:p>
    <w:p w14:paraId="70A91378" w14:textId="77777777" w:rsidR="00E94C19" w:rsidRPr="00E94C19" w:rsidRDefault="00E94C19" w:rsidP="00E94C19">
      <w:pPr>
        <w:spacing w:line="240" w:lineRule="auto"/>
        <w:ind w:firstLine="709"/>
        <w:jc w:val="both"/>
        <w:rPr>
          <w:lang w:val="bg-BG"/>
        </w:rPr>
      </w:pPr>
      <w:r w:rsidRPr="00E94C19">
        <w:rPr>
          <w:lang w:val="bg-BG"/>
        </w:rPr>
        <w:t>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215CDAEE"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0247AB84"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128B8C45" w14:textId="77777777" w:rsidR="005C330A" w:rsidRPr="006E18F9" w:rsidRDefault="00903714">
      <w:pPr>
        <w:keepNext/>
        <w:spacing w:before="180" w:after="80"/>
        <w:ind w:firstLine="709"/>
        <w:rPr>
          <w:lang w:val="bg-BG"/>
        </w:rPr>
      </w:pPr>
      <w:r>
        <w:rPr>
          <w:b/>
          <w:sz w:val="30"/>
          <w:lang w:val="bg-BG"/>
        </w:rPr>
        <w:t>8</w:t>
      </w:r>
      <w:r w:rsidR="00753581" w:rsidRPr="006E18F9">
        <w:rPr>
          <w:b/>
          <w:sz w:val="30"/>
          <w:lang w:val="bg-BG"/>
        </w:rPr>
        <w:t>.4. Опитни данни и резултати</w:t>
      </w:r>
    </w:p>
    <w:p w14:paraId="0E90F81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6A89ECE8"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485271B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1DE1A033"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налите са представени в табл. 8</w:t>
      </w:r>
      <w:r w:rsidRPr="00903714">
        <w:rPr>
          <w:lang w:val="bg-BG"/>
        </w:rPr>
        <w:t>.1.</w:t>
      </w:r>
    </w:p>
    <w:p w14:paraId="73CB7DC5" w14:textId="00D2ADAE" w:rsidR="00903714" w:rsidRPr="00903714" w:rsidRDefault="00903714" w:rsidP="00903714">
      <w:pPr>
        <w:ind w:firstLine="709"/>
        <w:jc w:val="both"/>
        <w:rPr>
          <w:lang w:val="bg-BG"/>
        </w:rPr>
      </w:pPr>
      <w:r w:rsidRPr="00903714">
        <w:rPr>
          <w:lang w:val="bg-BG"/>
        </w:rPr>
        <w:t xml:space="preserve">Обработката на експерименталните данни се извършва </w:t>
      </w:r>
      <w:del w:id="0" w:author="Nikolay Yordanov" w:date="2026-10-30T13:08:00Z" w16du:dateUtc="2026-10-30T11:08:00Z">
        <w:r w:rsidRPr="00903714">
          <w:rPr>
            <w:lang w:val="bg-BG"/>
          </w:rPr>
          <w:delText>с програмата lab10</w:delText>
        </w:r>
      </w:del>
      <w:ins w:id="1" w:author="Nikolay Yordanov" w:date="2026-10-30T13:08:00Z" w16du:dateUtc="2026-10-30T11:08:00Z">
        <w:r w:rsidR="00627E98">
          <w:rPr>
            <w:lang w:val="bg-BG"/>
          </w:rPr>
          <w:t xml:space="preserve">със скрипта </w:t>
        </w:r>
        <w:r w:rsidRPr="00903714">
          <w:rPr>
            <w:lang w:val="bg-BG"/>
          </w:rPr>
          <w:t>lab</w:t>
        </w:r>
        <w:r w:rsidR="00627E98">
          <w:rPr>
            <w:lang w:val="bg-BG"/>
          </w:rPr>
          <w:t>8</w:t>
        </w:r>
      </w:ins>
      <w:r w:rsidRPr="00903714">
        <w:rPr>
          <w:lang w:val="bg-BG"/>
        </w:rPr>
        <w:t>.p</w:t>
      </w:r>
      <w:r w:rsidR="00627E98">
        <w:rPr>
          <w:rPrChange w:id="2" w:author="Nikolay Yordanov" w:date="2026-10-30T13:08:00Z" w16du:dateUtc="2026-10-30T11:08:00Z">
            <w:rPr>
              <w:lang w:val="bg-BG"/>
            </w:rPr>
          </w:rPrChange>
        </w:rPr>
        <w:t>y</w:t>
      </w:r>
      <w:del w:id="3" w:author="Nikolay Yordanov" w:date="2026-10-30T13:08:00Z" w16du:dateUtc="2026-10-30T11:08:00Z">
        <w:r>
          <w:rPr>
            <w:lang w:val="bg-BG"/>
          </w:rPr>
          <w:delText>, представена</w:delText>
        </w:r>
      </w:del>
      <w:ins w:id="4" w:author="Nikolay Yordanov" w:date="2026-10-30T13:08:00Z" w16du:dateUtc="2026-10-30T11:08:00Z">
        <w:r w:rsidR="00627E98">
          <w:t xml:space="preserve"> </w:t>
        </w:r>
        <w:r w:rsidR="00627E98">
          <w:rPr>
            <w:lang w:val="bg-BG"/>
          </w:rPr>
          <w:t xml:space="preserve">в архив </w:t>
        </w:r>
        <w:r w:rsidR="00627E98" w:rsidRPr="00627E98">
          <w:rPr>
            <w:lang w:val="bg-BG"/>
          </w:rPr>
          <w:t>lab08_ml.zip</w:t>
        </w:r>
        <w:r>
          <w:rPr>
            <w:lang w:val="bg-BG"/>
          </w:rPr>
          <w:t>, представен</w:t>
        </w:r>
      </w:ins>
      <w:r>
        <w:rPr>
          <w:lang w:val="bg-BG"/>
        </w:rPr>
        <w:t xml:space="preserve"> в Приложение 1</w:t>
      </w:r>
      <w:r w:rsidRPr="00903714">
        <w:rPr>
          <w:lang w:val="bg-BG"/>
        </w:rPr>
        <w:t>. От всеки запис се изключва началн</w:t>
      </w:r>
      <w:r>
        <w:rPr>
          <w:lang w:val="bg-BG"/>
        </w:rPr>
        <w:t xml:space="preserve">ият </w:t>
      </w:r>
      <w:r>
        <w:rPr>
          <w:lang w:val="bg-BG"/>
        </w:rPr>
        <w:lastRenderedPageBreak/>
        <w:t>участък с продължителност 1</w:t>
      </w:r>
      <w:r w:rsidRPr="00903714">
        <w:rPr>
          <w:lang w:val="bg-BG"/>
        </w:rPr>
        <w:t xml:space="preserve">s, след 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съгласно зависимости (8.2)–(8</w:t>
      </w:r>
      <w:r w:rsidR="002E10C6">
        <w:rPr>
          <w:lang w:val="bg-BG"/>
        </w:rPr>
        <w:t>.8</w:t>
      </w:r>
      <w:r w:rsidRPr="00903714">
        <w:rPr>
          <w:lang w:val="bg-BG"/>
        </w:rPr>
        <w:t>).</w:t>
      </w:r>
    </w:p>
    <w:p w14:paraId="60A4E613" w14:textId="77777777" w:rsidR="00903714" w:rsidRPr="00903714" w:rsidRDefault="00903714" w:rsidP="00903714">
      <w:pPr>
        <w:ind w:firstLine="709"/>
        <w:jc w:val="both"/>
        <w:rPr>
          <w:lang w:val="bg-BG"/>
        </w:rPr>
      </w:pPr>
    </w:p>
    <w:p w14:paraId="311B5C51" w14:textId="77777777" w:rsidR="00B56370" w:rsidRDefault="00903714" w:rsidP="00903714">
      <w:pPr>
        <w:keepNext/>
        <w:spacing w:line="240" w:lineRule="auto"/>
        <w:jc w:val="center"/>
        <w:rPr>
          <w:lang w:val="bg-BG"/>
        </w:rPr>
      </w:pPr>
      <w:r>
        <w:rPr>
          <w:i/>
          <w:lang w:val="bg-BG"/>
        </w:rPr>
        <w:t>Табл. 8</w:t>
      </w:r>
      <w:r w:rsidRPr="003979B7">
        <w:rPr>
          <w:i/>
          <w:lang w:val="bg-BG"/>
        </w:rPr>
        <w:t xml:space="preserve">.1.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189739EF" w14:textId="77777777" w:rsidTr="005F0502">
        <w:trPr>
          <w:jc w:val="center"/>
        </w:trPr>
        <w:tc>
          <w:tcPr>
            <w:tcW w:w="4889" w:type="dxa"/>
            <w:vAlign w:val="center"/>
          </w:tcPr>
          <w:p w14:paraId="01B15B1C"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0C00DFD2" w14:textId="77777777" w:rsidR="00903714" w:rsidRPr="005F0502" w:rsidRDefault="00903714" w:rsidP="005F0502">
            <w:pPr>
              <w:jc w:val="center"/>
              <w:rPr>
                <w:b/>
                <w:bCs/>
                <w:lang w:val="bg-BG"/>
              </w:rPr>
            </w:pPr>
            <w:r w:rsidRPr="005F0502">
              <w:rPr>
                <w:b/>
                <w:bCs/>
                <w:lang w:val="bg-BG"/>
              </w:rPr>
              <w:t>Стойност</w:t>
            </w:r>
          </w:p>
        </w:tc>
      </w:tr>
      <w:tr w:rsidR="00903714" w:rsidRPr="005F0502" w14:paraId="45497EDC" w14:textId="77777777" w:rsidTr="005F0502">
        <w:trPr>
          <w:jc w:val="center"/>
        </w:trPr>
        <w:tc>
          <w:tcPr>
            <w:tcW w:w="4889" w:type="dxa"/>
            <w:vAlign w:val="center"/>
          </w:tcPr>
          <w:p w14:paraId="7C964A98"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2CB8B6C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38D6756" w14:textId="77777777" w:rsidTr="005F0502">
        <w:trPr>
          <w:jc w:val="center"/>
        </w:trPr>
        <w:tc>
          <w:tcPr>
            <w:tcW w:w="4889" w:type="dxa"/>
            <w:vAlign w:val="center"/>
          </w:tcPr>
          <w:p w14:paraId="2F949417"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72020BD9" w14:textId="77777777" w:rsidR="00903714" w:rsidRPr="005F0502" w:rsidRDefault="00903714" w:rsidP="005F0502">
            <w:pPr>
              <w:jc w:val="center"/>
              <w:rPr>
                <w:lang w:val="bg-BG"/>
              </w:rPr>
            </w:pPr>
            <w:r w:rsidRPr="005F0502">
              <w:rPr>
                <w:lang w:val="bg-BG"/>
              </w:rPr>
              <w:t>WAV</w:t>
            </w:r>
          </w:p>
        </w:tc>
      </w:tr>
      <w:tr w:rsidR="00903714" w:rsidRPr="005F0502" w14:paraId="5756DA44" w14:textId="77777777" w:rsidTr="005F0502">
        <w:trPr>
          <w:jc w:val="center"/>
        </w:trPr>
        <w:tc>
          <w:tcPr>
            <w:tcW w:w="4889" w:type="dxa"/>
            <w:vAlign w:val="center"/>
          </w:tcPr>
          <w:p w14:paraId="72C23078"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1ECA70D2" w14:textId="77777777" w:rsidR="00903714" w:rsidRPr="005F0502" w:rsidRDefault="00903714" w:rsidP="005F0502">
            <w:pPr>
              <w:jc w:val="center"/>
              <w:rPr>
                <w:lang w:val="bg-BG"/>
              </w:rPr>
            </w:pPr>
            <w:r w:rsidRPr="005F0502">
              <w:rPr>
                <w:lang w:val="bg-BG"/>
              </w:rPr>
              <w:t>44,1 kHz</w:t>
            </w:r>
          </w:p>
        </w:tc>
      </w:tr>
      <w:tr w:rsidR="00903714" w:rsidRPr="005F0502" w14:paraId="7726625F" w14:textId="77777777" w:rsidTr="005F0502">
        <w:trPr>
          <w:jc w:val="center"/>
        </w:trPr>
        <w:tc>
          <w:tcPr>
            <w:tcW w:w="4889" w:type="dxa"/>
            <w:vAlign w:val="center"/>
          </w:tcPr>
          <w:p w14:paraId="3A00427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370287F4" w14:textId="77777777" w:rsidR="00903714" w:rsidRPr="005F0502" w:rsidRDefault="00903714" w:rsidP="005F0502">
            <w:pPr>
              <w:jc w:val="center"/>
              <w:rPr>
                <w:lang w:val="bg-BG"/>
              </w:rPr>
            </w:pPr>
            <w:r w:rsidRPr="005F0502">
              <w:rPr>
                <w:lang w:val="bg-BG"/>
              </w:rPr>
              <w:t>0,5 s</w:t>
            </w:r>
          </w:p>
        </w:tc>
      </w:tr>
      <w:tr w:rsidR="00903714" w:rsidRPr="005F0502" w14:paraId="05159B2C" w14:textId="77777777" w:rsidTr="005F0502">
        <w:trPr>
          <w:jc w:val="center"/>
        </w:trPr>
        <w:tc>
          <w:tcPr>
            <w:tcW w:w="4889" w:type="dxa"/>
            <w:vAlign w:val="center"/>
          </w:tcPr>
          <w:p w14:paraId="1698C256"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7D641F67" w14:textId="77777777" w:rsidR="00903714" w:rsidRPr="005F0502" w:rsidRDefault="00903714" w:rsidP="005F0502">
            <w:pPr>
              <w:jc w:val="center"/>
              <w:rPr>
                <w:lang w:val="bg-BG"/>
              </w:rPr>
            </w:pPr>
            <w:r w:rsidRPr="005F0502">
              <w:rPr>
                <w:lang w:val="bg-BG"/>
              </w:rPr>
              <w:t>22 050</w:t>
            </w:r>
          </w:p>
        </w:tc>
      </w:tr>
      <w:tr w:rsidR="00903714" w:rsidRPr="005F0502" w14:paraId="6471B505" w14:textId="77777777" w:rsidTr="005F0502">
        <w:trPr>
          <w:jc w:val="center"/>
        </w:trPr>
        <w:tc>
          <w:tcPr>
            <w:tcW w:w="4889" w:type="dxa"/>
            <w:vAlign w:val="center"/>
          </w:tcPr>
          <w:p w14:paraId="28EE9810"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44C76AD" w14:textId="77777777" w:rsidR="00903714" w:rsidRPr="005F0502" w:rsidRDefault="00903714" w:rsidP="005F0502">
            <w:pPr>
              <w:jc w:val="center"/>
              <w:rPr>
                <w:lang w:val="bg-BG"/>
              </w:rPr>
            </w:pPr>
            <w:r w:rsidRPr="005F0502">
              <w:rPr>
                <w:lang w:val="bg-BG"/>
              </w:rPr>
              <w:t>1 s</w:t>
            </w:r>
          </w:p>
        </w:tc>
      </w:tr>
      <w:tr w:rsidR="00903714" w:rsidRPr="005F0502" w14:paraId="611B3F50" w14:textId="77777777" w:rsidTr="005F0502">
        <w:trPr>
          <w:jc w:val="center"/>
        </w:trPr>
        <w:tc>
          <w:tcPr>
            <w:tcW w:w="4889" w:type="dxa"/>
            <w:vAlign w:val="center"/>
          </w:tcPr>
          <w:p w14:paraId="793A696A"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50EAF73A" w14:textId="77777777" w:rsidR="00903714" w:rsidRPr="005F0502" w:rsidRDefault="00903714" w:rsidP="005F0502">
            <w:pPr>
              <w:jc w:val="center"/>
              <w:rPr>
                <w:lang w:val="bg-BG"/>
              </w:rPr>
            </w:pPr>
            <w:r w:rsidRPr="005F0502">
              <w:rPr>
                <w:lang w:val="bg-BG"/>
              </w:rPr>
              <w:t>4</w:t>
            </w:r>
          </w:p>
        </w:tc>
      </w:tr>
      <w:tr w:rsidR="00903714" w:rsidRPr="005F0502" w14:paraId="73230F61" w14:textId="77777777" w:rsidTr="005F0502">
        <w:trPr>
          <w:jc w:val="center"/>
        </w:trPr>
        <w:tc>
          <w:tcPr>
            <w:tcW w:w="4889" w:type="dxa"/>
            <w:vAlign w:val="center"/>
          </w:tcPr>
          <w:p w14:paraId="6D58D8B2"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047E0F71" w14:textId="77777777" w:rsidR="00903714" w:rsidRPr="005F0502" w:rsidRDefault="00903714" w:rsidP="005F0502">
            <w:pPr>
              <w:jc w:val="center"/>
              <w:rPr>
                <w:lang w:val="bg-BG"/>
              </w:rPr>
            </w:pPr>
            <w:r w:rsidRPr="005F0502">
              <w:rPr>
                <w:lang w:val="bg-BG"/>
              </w:rPr>
              <w:t>Без реверсиране</w:t>
            </w:r>
          </w:p>
        </w:tc>
      </w:tr>
      <w:tr w:rsidR="00903714" w:rsidRPr="005F0502" w14:paraId="02816E9D" w14:textId="77777777" w:rsidTr="005F0502">
        <w:trPr>
          <w:jc w:val="center"/>
        </w:trPr>
        <w:tc>
          <w:tcPr>
            <w:tcW w:w="4889" w:type="dxa"/>
            <w:vAlign w:val="center"/>
          </w:tcPr>
          <w:p w14:paraId="2311F852"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37033D7" w14:textId="77777777" w:rsidR="00903714" w:rsidRPr="005F0502" w:rsidRDefault="00903714" w:rsidP="005F0502">
            <w:pPr>
              <w:jc w:val="center"/>
              <w:rPr>
                <w:lang w:val="bg-BG"/>
              </w:rPr>
            </w:pPr>
            <w:r w:rsidRPr="005F0502">
              <w:rPr>
                <w:lang w:val="bg-BG"/>
              </w:rPr>
              <w:t>kNN, SVM, Random Forest</w:t>
            </w:r>
          </w:p>
        </w:tc>
      </w:tr>
      <w:tr w:rsidR="00903714" w:rsidRPr="005F0502" w14:paraId="423B5CC4" w14:textId="77777777" w:rsidTr="005F0502">
        <w:trPr>
          <w:jc w:val="center"/>
        </w:trPr>
        <w:tc>
          <w:tcPr>
            <w:tcW w:w="4889" w:type="dxa"/>
            <w:vAlign w:val="center"/>
          </w:tcPr>
          <w:p w14:paraId="3A7D36A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70A698A8" w14:textId="77777777" w:rsidR="00903714" w:rsidRPr="005F0502" w:rsidRDefault="00903714" w:rsidP="005F0502">
            <w:pPr>
              <w:jc w:val="center"/>
              <w:rPr>
                <w:lang w:val="bg-BG"/>
              </w:rPr>
            </w:pPr>
            <w:r w:rsidRPr="005F0502">
              <w:rPr>
                <w:lang w:val="bg-BG"/>
              </w:rPr>
              <w:t>Accuracy, Macro-F1</w:t>
            </w:r>
          </w:p>
        </w:tc>
      </w:tr>
    </w:tbl>
    <w:p w14:paraId="7A62AF3B" w14:textId="77777777" w:rsidR="00903714" w:rsidRDefault="00903714" w:rsidP="00B56370">
      <w:pPr>
        <w:ind w:firstLine="709"/>
        <w:jc w:val="both"/>
        <w:rPr>
          <w:lang w:val="bg-BG"/>
        </w:rPr>
      </w:pPr>
    </w:p>
    <w:p w14:paraId="36E95715"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(8.9</w:t>
      </w:r>
      <w:r w:rsidRPr="00903714">
        <w:rPr>
          <w:lang w:val="bg-BG"/>
        </w:rPr>
        <w:t>), като параметрите на стандартизирането се определят само от обучаващите данни.</w:t>
      </w:r>
    </w:p>
    <w:p w14:paraId="30BE82CB"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7AC6823"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стояния е представено на фиг. 8</w:t>
      </w:r>
      <w:r w:rsidRPr="00903714">
        <w:rPr>
          <w:lang w:val="bg-BG"/>
        </w:rPr>
        <w:t>.3. То позволява да се направи предварителна оценка на възможността за разграничаване на състоянията въз основа на избраните признаци.</w:t>
      </w:r>
    </w:p>
    <w:p w14:paraId="4C23B7A5" w14:textId="77777777" w:rsidR="00903714" w:rsidRDefault="00903714" w:rsidP="00903714">
      <w:pPr>
        <w:ind w:firstLine="709"/>
        <w:jc w:val="both"/>
        <w:rPr>
          <w:lang w:val="bg-BG"/>
        </w:rPr>
      </w:pPr>
    </w:p>
    <w:p w14:paraId="1148FFDF" w14:textId="77777777" w:rsidR="00903714" w:rsidRPr="00903714" w:rsidRDefault="00903714" w:rsidP="00903714">
      <w:pPr>
        <w:ind w:firstLine="709"/>
        <w:jc w:val="both"/>
        <w:rPr>
          <w:lang w:val="bg-BG"/>
        </w:rPr>
      </w:pPr>
    </w:p>
    <w:p w14:paraId="59A8CF48" w14:textId="77777777" w:rsidR="00903714" w:rsidRPr="00903714" w:rsidRDefault="00903714" w:rsidP="00903714">
      <w:pPr>
        <w:ind w:firstLine="709"/>
        <w:jc w:val="both"/>
        <w:rPr>
          <w:del w:id="5" w:author="Nikolay Yordanov" w:date="2026-10-30T13:08:00Z" w16du:dateUtc="2026-10-30T11:08:00Z"/>
          <w:highlight w:val="yellow"/>
          <w:lang w:val="bg-BG"/>
        </w:rPr>
      </w:pPr>
      <w:del w:id="6" w:author="Nikolay Yordanov" w:date="2026-10-30T13:08:00Z" w16du:dateUtc="2026-10-30T11:08:00Z">
        <w:r w:rsidRPr="00903714">
          <w:rPr>
            <w:b/>
            <w:bCs/>
            <w:highlight w:val="yellow"/>
            <w:lang w:val="bg-BG"/>
          </w:rPr>
          <w:delText>[Място за фигура 10.3 — диаграма на разсейване на RMS и куртозис за четирите работни състояния.]</w:delText>
        </w:r>
      </w:del>
    </w:p>
    <w:p w14:paraId="388CDA11" w14:textId="77777777" w:rsidR="00903714" w:rsidRPr="00903714" w:rsidRDefault="00903714" w:rsidP="00903714">
      <w:pPr>
        <w:ind w:firstLine="709"/>
        <w:jc w:val="both"/>
        <w:rPr>
          <w:ins w:id="7" w:author="Nikolay Yordanov" w:date="2026-10-30T13:08:00Z" w16du:dateUtc="2026-10-30T11:08:00Z"/>
          <w:highlight w:val="yellow"/>
          <w:lang w:val="bg-BG"/>
        </w:rPr>
      </w:pPr>
      <w:ins w:id="8" w:author="Nikolay Yordanov" w:date="2026-10-30T13:08:00Z" w16du:dateUtc="2026-10-30T11:08:00Z">
        <w:r>
          <w:rPr>
            <w:noProof/>
          </w:rPr>
          <w:lastRenderedPageBreak/>
          <w:drawing>
            <wp:inline distT="0" distB="0" distL="0" distR="0">
              <wp:extent cx="5760720" cy="3572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_features.png"/>
                      <pic:cNvPicPr/>
                    </pic:nvPicPr>
                    <pic:blipFill>
                      <a:blip r:embed="rId89"/>
                      <a:stretch>
                        <a:fillRect/>
                      </a:stretch>
                    </pic:blipFill>
                    <pic:spPr>
                      <a:xfrm>
                        <a:off x="0" y="0"/>
                        <a:ext cx="5760720" cy="3572011"/>
                      </a:xfrm>
                      <a:prstGeom prst="rect">
                        <a:avLst/>
                      </a:prstGeom>
                    </pic:spPr>
                  </pic:pic>
                </a:graphicData>
              </a:graphic>
            </wp:inline>
          </w:drawing>
        </w:r>
      </w:ins>
    </w:p>
    <w:p w14:paraId="0E967FAB" w14:textId="77777777" w:rsidR="00903714" w:rsidRPr="00903714" w:rsidRDefault="00903714" w:rsidP="00903714">
      <w:pPr>
        <w:ind w:firstLine="709"/>
        <w:jc w:val="both"/>
        <w:rPr>
          <w:lang w:val="bg-BG"/>
        </w:rPr>
      </w:pPr>
      <w:r w:rsidRPr="00903714">
        <w:rPr>
          <w:i/>
          <w:iCs/>
          <w:highlight w:val="yellow"/>
          <w:lang w:val="bg-BG"/>
        </w:rPr>
        <w:t>Фиг. 8.3. Разпределение на диагностичните признаци RMS и куртозис на вибрационния сигнал за четирите работни състояния.</w:t>
      </w:r>
    </w:p>
    <w:p w14:paraId="3EAC6D28" w14:textId="77777777" w:rsidR="00903714" w:rsidRDefault="00903714" w:rsidP="00903714">
      <w:pPr>
        <w:ind w:firstLine="709"/>
        <w:jc w:val="both"/>
        <w:rPr>
          <w:lang w:val="bg-BG"/>
        </w:rPr>
      </w:pPr>
    </w:p>
    <w:p w14:paraId="77E46D8C"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дването се представят в табл. 8</w:t>
      </w:r>
      <w:r w:rsidRPr="00903714">
        <w:rPr>
          <w:lang w:val="bg-BG"/>
        </w:rPr>
        <w:t>.2.</w:t>
      </w:r>
    </w:p>
    <w:p w14:paraId="114B81C8"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8.2.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6399A9ED" w14:textId="77777777" w:rsidTr="005F0502">
        <w:tc>
          <w:tcPr>
            <w:tcW w:w="3652" w:type="dxa"/>
            <w:vAlign w:val="center"/>
          </w:tcPr>
          <w:p w14:paraId="18BE9B1E"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proofErr w:type="spellStart"/>
            <w:r w:rsidRPr="005F0502">
              <w:rPr>
                <w:b/>
                <w:bCs/>
              </w:rPr>
              <w:t>Метод</w:t>
            </w:r>
            <w:proofErr w:type="spellEnd"/>
            <w:r w:rsidRPr="005F0502">
              <w:rPr>
                <w:b/>
                <w:bCs/>
              </w:rPr>
              <w:t xml:space="preserve"> за </w:t>
            </w:r>
            <w:proofErr w:type="spellStart"/>
            <w:r w:rsidRPr="005F0502">
              <w:rPr>
                <w:b/>
                <w:bCs/>
              </w:rPr>
              <w:t>класификация</w:t>
            </w:r>
            <w:proofErr w:type="spellEnd"/>
          </w:p>
        </w:tc>
        <w:tc>
          <w:tcPr>
            <w:tcW w:w="2866" w:type="dxa"/>
            <w:vAlign w:val="center"/>
          </w:tcPr>
          <w:p w14:paraId="63518FFC" w14:textId="77777777" w:rsidR="006A2AAB" w:rsidRPr="005F0502" w:rsidRDefault="006A2AAB" w:rsidP="005F0502">
            <w:pPr>
              <w:jc w:val="center"/>
              <w:rPr>
                <w:b/>
                <w:bCs/>
              </w:rPr>
            </w:pPr>
            <w:r w:rsidRPr="005F0502">
              <w:rPr>
                <w:b/>
                <w:bCs/>
              </w:rPr>
              <w:t>Accuracy, %</w:t>
            </w:r>
          </w:p>
        </w:tc>
        <w:tc>
          <w:tcPr>
            <w:tcW w:w="3260" w:type="dxa"/>
            <w:vAlign w:val="center"/>
          </w:tcPr>
          <w:p w14:paraId="4B0D9854" w14:textId="77777777" w:rsidR="006A2AAB" w:rsidRPr="005F0502" w:rsidRDefault="006A2AAB" w:rsidP="005F0502">
            <w:pPr>
              <w:jc w:val="center"/>
              <w:rPr>
                <w:b/>
                <w:bCs/>
              </w:rPr>
            </w:pPr>
            <w:r w:rsidRPr="005F0502">
              <w:rPr>
                <w:b/>
                <w:bCs/>
              </w:rPr>
              <w:t>Macro-F1</w:t>
            </w:r>
          </w:p>
        </w:tc>
      </w:tr>
      <w:tr w:rsidR="006A2AAB" w:rsidRPr="005F0502" w14:paraId="0F9508BE" w14:textId="77777777" w:rsidTr="005F0502">
        <w:tc>
          <w:tcPr>
            <w:tcW w:w="3652" w:type="dxa"/>
            <w:vAlign w:val="center"/>
          </w:tcPr>
          <w:p w14:paraId="1918DA04" w14:textId="77777777" w:rsidR="006A2AAB" w:rsidRDefault="006A2AAB" w:rsidP="005F0502">
            <w:pPr>
              <w:jc w:val="center"/>
            </w:pPr>
            <w:proofErr w:type="spellStart"/>
            <w:r>
              <w:t>kNN</w:t>
            </w:r>
            <w:proofErr w:type="spellEnd"/>
          </w:p>
        </w:tc>
        <w:tc>
          <w:tcPr>
            <w:tcW w:w="2866" w:type="dxa"/>
            <w:vAlign w:val="center"/>
          </w:tcPr>
          <w:p w14:paraId="69709B06" w14:textId="15330756" w:rsidR="006A2AAB" w:rsidRDefault="006A2AAB" w:rsidP="005F0502">
            <w:pPr>
              <w:jc w:val="center"/>
            </w:pPr>
            <w:del w:id="9" w:author="Nikolay Yordanov" w:date="2026-10-30T13:08:00Z" w16du:dateUtc="2026-10-30T11:08:00Z">
              <w:r>
                <w:delText>—</w:delText>
              </w:r>
            </w:del>
            <w:ins w:id="10" w:author="Nikolay Yordanov" w:date="2026-10-30T13:08:00Z" w16du:dateUtc="2026-10-30T11:08:00Z">
              <w:r>
                <w:t>44,4</w:t>
              </w:r>
            </w:ins>
          </w:p>
        </w:tc>
        <w:tc>
          <w:tcPr>
            <w:tcW w:w="3260" w:type="dxa"/>
            <w:vAlign w:val="center"/>
          </w:tcPr>
          <w:p w14:paraId="1FF831A3" w14:textId="61AD1C9F" w:rsidR="006A2AAB" w:rsidRDefault="006A2AAB" w:rsidP="005F0502">
            <w:pPr>
              <w:jc w:val="center"/>
            </w:pPr>
            <w:del w:id="11" w:author="Nikolay Yordanov" w:date="2026-10-30T13:08:00Z" w16du:dateUtc="2026-10-30T11:08:00Z">
              <w:r>
                <w:delText>—</w:delText>
              </w:r>
            </w:del>
            <w:ins w:id="12" w:author="Nikolay Yordanov" w:date="2026-10-30T13:08:00Z" w16du:dateUtc="2026-10-30T11:08:00Z">
              <w:r>
                <w:t>0,454</w:t>
              </w:r>
            </w:ins>
          </w:p>
        </w:tc>
      </w:tr>
      <w:tr w:rsidR="006A2AAB" w:rsidRPr="005F0502" w14:paraId="43FC4769" w14:textId="77777777" w:rsidTr="005F0502">
        <w:tc>
          <w:tcPr>
            <w:tcW w:w="3652" w:type="dxa"/>
            <w:vAlign w:val="center"/>
          </w:tcPr>
          <w:p w14:paraId="637D2249" w14:textId="77777777" w:rsidR="006A2AAB" w:rsidRDefault="006A2AAB" w:rsidP="005F0502">
            <w:pPr>
              <w:jc w:val="center"/>
            </w:pPr>
            <w:r>
              <w:t>SVM</w:t>
            </w:r>
          </w:p>
        </w:tc>
        <w:tc>
          <w:tcPr>
            <w:tcW w:w="2866" w:type="dxa"/>
            <w:vAlign w:val="center"/>
          </w:tcPr>
          <w:p w14:paraId="52992C60" w14:textId="492FEA4F" w:rsidR="006A2AAB" w:rsidRDefault="006A2AAB" w:rsidP="005F0502">
            <w:pPr>
              <w:jc w:val="center"/>
            </w:pPr>
            <w:del w:id="13" w:author="Nikolay Yordanov" w:date="2026-10-30T13:08:00Z" w16du:dateUtc="2026-10-30T11:08:00Z">
              <w:r>
                <w:delText>—</w:delText>
              </w:r>
            </w:del>
            <w:ins w:id="14" w:author="Nikolay Yordanov" w:date="2026-10-30T13:08:00Z" w16du:dateUtc="2026-10-30T11:08:00Z">
              <w:r>
                <w:t>63,9</w:t>
              </w:r>
            </w:ins>
          </w:p>
        </w:tc>
        <w:tc>
          <w:tcPr>
            <w:tcW w:w="3260" w:type="dxa"/>
            <w:vAlign w:val="center"/>
          </w:tcPr>
          <w:p w14:paraId="59484141" w14:textId="4E3CBDC7" w:rsidR="006A2AAB" w:rsidRDefault="006A2AAB" w:rsidP="005F0502">
            <w:pPr>
              <w:jc w:val="center"/>
            </w:pPr>
            <w:del w:id="15" w:author="Nikolay Yordanov" w:date="2026-10-30T13:08:00Z" w16du:dateUtc="2026-10-30T11:08:00Z">
              <w:r>
                <w:delText>—</w:delText>
              </w:r>
            </w:del>
            <w:ins w:id="16" w:author="Nikolay Yordanov" w:date="2026-10-30T13:08:00Z" w16du:dateUtc="2026-10-30T11:08:00Z">
              <w:r>
                <w:t>0,641</w:t>
              </w:r>
            </w:ins>
          </w:p>
        </w:tc>
      </w:tr>
      <w:tr w:rsidR="006A2AAB" w:rsidRPr="005F0502" w14:paraId="4FCAA5C2" w14:textId="77777777" w:rsidTr="005F0502">
        <w:tc>
          <w:tcPr>
            <w:tcW w:w="3652" w:type="dxa"/>
            <w:vAlign w:val="center"/>
          </w:tcPr>
          <w:p w14:paraId="404C5718" w14:textId="77777777" w:rsidR="006A2AAB" w:rsidRDefault="006A2AAB" w:rsidP="005F0502">
            <w:pPr>
              <w:jc w:val="center"/>
            </w:pPr>
            <w:r>
              <w:t>Random Forest</w:t>
            </w:r>
          </w:p>
        </w:tc>
        <w:tc>
          <w:tcPr>
            <w:tcW w:w="2866" w:type="dxa"/>
            <w:vAlign w:val="center"/>
          </w:tcPr>
          <w:p w14:paraId="4BB6064A" w14:textId="0B495669" w:rsidR="006A2AAB" w:rsidRDefault="006A2AAB" w:rsidP="005F0502">
            <w:pPr>
              <w:jc w:val="center"/>
            </w:pPr>
            <w:del w:id="17" w:author="Nikolay Yordanov" w:date="2026-10-30T13:08:00Z" w16du:dateUtc="2026-10-30T11:08:00Z">
              <w:r>
                <w:delText>—</w:delText>
              </w:r>
            </w:del>
            <w:ins w:id="18" w:author="Nikolay Yordanov" w:date="2026-10-30T13:08:00Z" w16du:dateUtc="2026-10-30T11:08:00Z">
              <w:r>
                <w:t>55,6</w:t>
              </w:r>
            </w:ins>
          </w:p>
        </w:tc>
        <w:tc>
          <w:tcPr>
            <w:tcW w:w="3260" w:type="dxa"/>
            <w:vAlign w:val="center"/>
          </w:tcPr>
          <w:p w14:paraId="211C252B" w14:textId="1784A8D4" w:rsidR="006A2AAB" w:rsidRDefault="006A2AAB" w:rsidP="005F0502">
            <w:pPr>
              <w:jc w:val="center"/>
            </w:pPr>
            <w:del w:id="19" w:author="Nikolay Yordanov" w:date="2026-10-30T13:08:00Z" w16du:dateUtc="2026-10-30T11:08:00Z">
              <w:r>
                <w:delText>—</w:delText>
              </w:r>
            </w:del>
            <w:ins w:id="20" w:author="Nikolay Yordanov" w:date="2026-10-30T13:08:00Z" w16du:dateUtc="2026-10-30T11:08:00Z">
              <w:r>
                <w:t>0,560</w:t>
              </w:r>
            </w:ins>
          </w:p>
        </w:tc>
      </w:tr>
    </w:tbl>
    <w:p w14:paraId="2C45D3BA" w14:textId="77777777" w:rsidR="00B56370" w:rsidRDefault="00B56370" w:rsidP="00B56370">
      <w:pPr>
        <w:ind w:firstLine="709"/>
        <w:jc w:val="both"/>
        <w:rPr>
          <w:lang w:val="bg-BG"/>
        </w:rPr>
      </w:pPr>
    </w:p>
    <w:p w14:paraId="0DD84EA8"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3E4E2C78" w14:textId="77777777" w:rsidR="006A2AAB" w:rsidRPr="006A2AAB" w:rsidRDefault="006A2AAB" w:rsidP="006A2AAB">
      <w:pPr>
        <w:ind w:firstLine="709"/>
        <w:jc w:val="both"/>
        <w:rPr>
          <w:lang w:val="bg-BG"/>
        </w:rPr>
      </w:pPr>
    </w:p>
    <w:p w14:paraId="054F0D6D" w14:textId="77777777" w:rsidR="006A2AAB" w:rsidRPr="006A2AAB" w:rsidRDefault="006A2AAB" w:rsidP="006A2AAB">
      <w:pPr>
        <w:ind w:firstLine="709"/>
        <w:jc w:val="both"/>
        <w:rPr>
          <w:del w:id="21" w:author="Nikolay Yordanov" w:date="2026-10-30T13:08:00Z" w16du:dateUtc="2026-10-30T11:08:00Z"/>
          <w:highlight w:val="yellow"/>
          <w:lang w:val="bg-BG"/>
        </w:rPr>
      </w:pPr>
      <w:del w:id="22" w:author="Nikolay Yordanov" w:date="2026-10-30T13:08:00Z" w16du:dateUtc="2026-10-30T11:08:00Z">
        <w:r w:rsidRPr="006A2AAB">
          <w:rPr>
            <w:b/>
            <w:bCs/>
            <w:highlight w:val="yellow"/>
            <w:lang w:val="bg-BG"/>
          </w:rPr>
          <w:delText>[Място за фигура 10.4 — матрици на объркванията за kNN, SVM и Random Forest.]</w:delText>
        </w:r>
      </w:del>
    </w:p>
    <w:p w14:paraId="580CBC3A" w14:textId="77777777" w:rsidR="006A2AAB" w:rsidRPr="006A2AAB" w:rsidRDefault="006A2AAB" w:rsidP="006A2AAB">
      <w:pPr>
        <w:ind w:firstLine="709"/>
        <w:jc w:val="both"/>
        <w:rPr>
          <w:ins w:id="23" w:author="Nikolay Yordanov" w:date="2026-10-30T13:08:00Z" w16du:dateUtc="2026-10-30T11:08:00Z"/>
          <w:highlight w:val="yellow"/>
          <w:lang w:val="bg-BG"/>
        </w:rPr>
      </w:pPr>
      <w:ins w:id="24" w:author="Nikolay Yordanov" w:date="2026-10-30T13:08:00Z" w16du:dateUtc="2026-10-30T11:08:00Z">
        <w:r>
          <w:rPr>
            <w:noProof/>
          </w:rPr>
          <w:lastRenderedPageBreak/>
          <w:drawing>
            <wp:inline distT="0" distB="0" distL="0" distR="0">
              <wp:extent cx="5760720" cy="179788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_confusion.png"/>
                      <pic:cNvPicPr/>
                    </pic:nvPicPr>
                    <pic:blipFill>
                      <a:blip r:embed="rId90"/>
                      <a:stretch>
                        <a:fillRect/>
                      </a:stretch>
                    </pic:blipFill>
                    <pic:spPr>
                      <a:xfrm>
                        <a:off x="0" y="0"/>
                        <a:ext cx="5760720" cy="1797884"/>
                      </a:xfrm>
                      <a:prstGeom prst="rect">
                        <a:avLst/>
                      </a:prstGeom>
                    </pic:spPr>
                  </pic:pic>
                </a:graphicData>
              </a:graphic>
            </wp:inline>
          </w:drawing>
        </w:r>
      </w:ins>
    </w:p>
    <w:p w14:paraId="7B9DE598" w14:textId="77777777" w:rsidR="006A2AAB" w:rsidRDefault="006A2AAB" w:rsidP="006A2AAB">
      <w:pPr>
        <w:ind w:firstLine="709"/>
        <w:jc w:val="both"/>
        <w:rPr>
          <w:i/>
          <w:iCs/>
          <w:lang w:val="bg-BG"/>
        </w:rPr>
      </w:pPr>
      <w:r w:rsidRPr="006A2AAB">
        <w:rPr>
          <w:i/>
          <w:iCs/>
          <w:highlight w:val="yellow"/>
          <w:lang w:val="bg-BG"/>
        </w:rPr>
        <w:t>Фиг. 10.4. Матрици на объркванията при класификация на работните състояния по вибрационния сигнал: а) kNN; б) SVM; в) Random Forest.</w:t>
      </w:r>
    </w:p>
    <w:p w14:paraId="737DE0F7" w14:textId="77777777" w:rsidR="006A2AAB" w:rsidRPr="006A2AAB" w:rsidRDefault="006A2AAB" w:rsidP="006A2AAB">
      <w:pPr>
        <w:ind w:firstLine="709"/>
        <w:jc w:val="both"/>
        <w:rPr>
          <w:lang w:val="bg-BG"/>
        </w:rPr>
      </w:pPr>
    </w:p>
    <w:p w14:paraId="3F2C618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24A69DB6" w14:textId="77777777" w:rsidR="00B56370" w:rsidRPr="006A2AAB" w:rsidRDefault="00B56370" w:rsidP="006A2AAB">
      <w:pPr>
        <w:ind w:firstLine="709"/>
        <w:jc w:val="center"/>
        <w:rPr>
          <w:i/>
          <w:lang w:val="bg-BG"/>
        </w:rPr>
      </w:pPr>
    </w:p>
    <w:p w14:paraId="26FD19E6" w14:textId="77777777" w:rsidR="006A2AAB" w:rsidRPr="006A2AAB" w:rsidRDefault="006A2AAB" w:rsidP="006A2AAB">
      <w:pPr>
        <w:ind w:firstLine="709"/>
        <w:jc w:val="center"/>
        <w:rPr>
          <w:i/>
          <w:lang w:val="bg-BG"/>
        </w:rPr>
      </w:pPr>
      <w:r w:rsidRPr="006A2AAB">
        <w:rPr>
          <w:bCs/>
          <w:i/>
          <w:highlight w:val="yellow"/>
          <w:lang w:val="bg-BG"/>
        </w:rPr>
        <w:t>Табл. 8.3.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30A43A1" w14:textId="77777777" w:rsidTr="005F0502">
        <w:trPr>
          <w:jc w:val="center"/>
        </w:trPr>
        <w:tc>
          <w:tcPr>
            <w:tcW w:w="3472" w:type="dxa"/>
            <w:vAlign w:val="center"/>
          </w:tcPr>
          <w:p w14:paraId="56D74AAB"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1C587237"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082277A2"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2D54388D" w14:textId="77777777" w:rsidR="006A2AAB" w:rsidRPr="005F0502" w:rsidRDefault="006A2AAB" w:rsidP="005F0502">
            <w:pPr>
              <w:jc w:val="center"/>
              <w:rPr>
                <w:b/>
                <w:bCs/>
                <w:lang w:val="bg-BG"/>
              </w:rPr>
            </w:pPr>
            <w:r w:rsidRPr="005F0502">
              <w:rPr>
                <w:b/>
                <w:bCs/>
                <w:lang w:val="bg-BG"/>
              </w:rPr>
              <w:t>Random Forest</w:t>
            </w:r>
          </w:p>
        </w:tc>
      </w:tr>
      <w:tr w:rsidR="006A2AAB" w:rsidRPr="005F0502" w14:paraId="558683D5" w14:textId="77777777" w:rsidTr="005F0502">
        <w:trPr>
          <w:jc w:val="center"/>
        </w:trPr>
        <w:tc>
          <w:tcPr>
            <w:tcW w:w="3472" w:type="dxa"/>
            <w:vAlign w:val="center"/>
          </w:tcPr>
          <w:p w14:paraId="0BD13921"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14:paraId="74895EF5" w14:textId="5435C8B6" w:rsidR="006A2AAB" w:rsidRPr="005F0502" w:rsidRDefault="006A2AAB" w:rsidP="005F0502">
            <w:pPr>
              <w:jc w:val="center"/>
              <w:rPr>
                <w:lang w:val="bg-BG"/>
              </w:rPr>
            </w:pPr>
            <w:del w:id="25" w:author="Nikolay Yordanov" w:date="2026-10-30T13:08:00Z" w16du:dateUtc="2026-10-30T11:08:00Z">
              <w:r w:rsidRPr="005F0502">
                <w:rPr>
                  <w:lang w:val="bg-BG"/>
                </w:rPr>
                <w:delText>—</w:delText>
              </w:r>
            </w:del>
            <w:ins w:id="26" w:author="Nikolay Yordanov" w:date="2026-10-30T13:08:00Z" w16du:dateUtc="2026-10-30T11:08:00Z">
              <w:r w:rsidRPr="005F0502">
                <w:rPr>
                  <w:lang w:val="bg-BG"/>
                </w:rPr>
                <w:t>0,264</w:t>
              </w:r>
            </w:ins>
          </w:p>
        </w:tc>
        <w:tc>
          <w:tcPr>
            <w:tcW w:w="1845" w:type="dxa"/>
            <w:vAlign w:val="center"/>
          </w:tcPr>
          <w:p w14:paraId="550CD124" w14:textId="2E61CABB" w:rsidR="006A2AAB" w:rsidRPr="005F0502" w:rsidRDefault="006A2AAB" w:rsidP="005F0502">
            <w:pPr>
              <w:jc w:val="center"/>
              <w:rPr>
                <w:lang w:val="bg-BG"/>
              </w:rPr>
            </w:pPr>
            <w:del w:id="27" w:author="Nikolay Yordanov" w:date="2026-10-30T13:08:00Z" w16du:dateUtc="2026-10-30T11:08:00Z">
              <w:r w:rsidRPr="005F0502">
                <w:rPr>
                  <w:lang w:val="bg-BG"/>
                </w:rPr>
                <w:delText>—</w:delText>
              </w:r>
            </w:del>
            <w:ins w:id="28" w:author="Nikolay Yordanov" w:date="2026-10-30T13:08:00Z" w16du:dateUtc="2026-10-30T11:08:00Z">
              <w:r w:rsidRPr="005F0502">
                <w:rPr>
                  <w:lang w:val="bg-BG"/>
                </w:rPr>
                <w:t>0,044</w:t>
              </w:r>
            </w:ins>
          </w:p>
        </w:tc>
        <w:tc>
          <w:tcPr>
            <w:tcW w:w="3007" w:type="dxa"/>
            <w:vAlign w:val="center"/>
          </w:tcPr>
          <w:p w14:paraId="67C040E5" w14:textId="78AB2EE3" w:rsidR="006A2AAB" w:rsidRPr="005F0502" w:rsidRDefault="006A2AAB" w:rsidP="005F0502">
            <w:pPr>
              <w:jc w:val="center"/>
              <w:rPr>
                <w:lang w:val="bg-BG"/>
              </w:rPr>
            </w:pPr>
            <w:del w:id="29" w:author="Nikolay Yordanov" w:date="2026-10-30T13:08:00Z" w16du:dateUtc="2026-10-30T11:08:00Z">
              <w:r w:rsidRPr="005F0502">
                <w:rPr>
                  <w:lang w:val="bg-BG"/>
                </w:rPr>
                <w:delText>—</w:delText>
              </w:r>
            </w:del>
            <w:ins w:id="30" w:author="Nikolay Yordanov" w:date="2026-10-30T13:08:00Z" w16du:dateUtc="2026-10-30T11:08:00Z">
              <w:r w:rsidRPr="005F0502">
                <w:rPr>
                  <w:lang w:val="bg-BG"/>
                </w:rPr>
                <w:t>0,260</w:t>
              </w:r>
            </w:ins>
          </w:p>
        </w:tc>
      </w:tr>
      <w:tr w:rsidR="006A2AAB" w:rsidRPr="005F0502" w14:paraId="250F6D72" w14:textId="77777777" w:rsidTr="005F0502">
        <w:trPr>
          <w:jc w:val="center"/>
        </w:trPr>
        <w:tc>
          <w:tcPr>
            <w:tcW w:w="3472" w:type="dxa"/>
            <w:vAlign w:val="center"/>
          </w:tcPr>
          <w:p w14:paraId="247C58C6"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14:paraId="516667F7" w14:textId="5A32BB31" w:rsidR="006A2AAB" w:rsidRPr="005F0502" w:rsidRDefault="006A2AAB" w:rsidP="005F0502">
            <w:pPr>
              <w:jc w:val="center"/>
              <w:rPr>
                <w:lang w:val="bg-BG"/>
              </w:rPr>
            </w:pPr>
            <w:del w:id="31" w:author="Nikolay Yordanov" w:date="2026-10-30T13:08:00Z" w16du:dateUtc="2026-10-30T11:08:00Z">
              <w:r w:rsidRPr="005F0502">
                <w:rPr>
                  <w:lang w:val="bg-BG"/>
                </w:rPr>
                <w:delText>—</w:delText>
              </w:r>
            </w:del>
            <w:ins w:id="32" w:author="Nikolay Yordanov" w:date="2026-10-30T13:08:00Z" w16du:dateUtc="2026-10-30T11:08:00Z">
              <w:r w:rsidRPr="005F0502">
                <w:rPr>
                  <w:lang w:val="bg-BG"/>
                </w:rPr>
                <w:t>0,637</w:t>
              </w:r>
            </w:ins>
          </w:p>
        </w:tc>
        <w:tc>
          <w:tcPr>
            <w:tcW w:w="1845" w:type="dxa"/>
            <w:vAlign w:val="center"/>
          </w:tcPr>
          <w:p w14:paraId="60AF45DF" w14:textId="67442309" w:rsidR="006A2AAB" w:rsidRPr="005F0502" w:rsidRDefault="006A2AAB" w:rsidP="005F0502">
            <w:pPr>
              <w:jc w:val="center"/>
              <w:rPr>
                <w:lang w:val="bg-BG"/>
              </w:rPr>
            </w:pPr>
            <w:del w:id="33" w:author="Nikolay Yordanov" w:date="2026-10-30T13:08:00Z" w16du:dateUtc="2026-10-30T11:08:00Z">
              <w:r w:rsidRPr="005F0502">
                <w:rPr>
                  <w:lang w:val="bg-BG"/>
                </w:rPr>
                <w:delText>—</w:delText>
              </w:r>
            </w:del>
            <w:ins w:id="34" w:author="Nikolay Yordanov" w:date="2026-10-30T13:08:00Z" w16du:dateUtc="2026-10-30T11:08:00Z">
              <w:r w:rsidRPr="005F0502">
                <w:rPr>
                  <w:lang w:val="bg-BG"/>
                </w:rPr>
                <w:t>0,418</w:t>
              </w:r>
            </w:ins>
          </w:p>
        </w:tc>
        <w:tc>
          <w:tcPr>
            <w:tcW w:w="3007" w:type="dxa"/>
            <w:vAlign w:val="center"/>
          </w:tcPr>
          <w:p w14:paraId="3F185F5E" w14:textId="3C01011D" w:rsidR="006A2AAB" w:rsidRPr="005F0502" w:rsidRDefault="006A2AAB" w:rsidP="005F0502">
            <w:pPr>
              <w:jc w:val="center"/>
              <w:rPr>
                <w:lang w:val="bg-BG"/>
              </w:rPr>
            </w:pPr>
            <w:del w:id="35" w:author="Nikolay Yordanov" w:date="2026-10-30T13:08:00Z" w16du:dateUtc="2026-10-30T11:08:00Z">
              <w:r w:rsidRPr="005F0502">
                <w:rPr>
                  <w:lang w:val="bg-BG"/>
                </w:rPr>
                <w:delText>—</w:delText>
              </w:r>
            </w:del>
            <w:ins w:id="36" w:author="Nikolay Yordanov" w:date="2026-10-30T13:08:00Z" w16du:dateUtc="2026-10-30T11:08:00Z">
              <w:r w:rsidRPr="005F0502">
                <w:rPr>
                  <w:lang w:val="bg-BG"/>
                </w:rPr>
                <w:t>0,594</w:t>
              </w:r>
            </w:ins>
          </w:p>
        </w:tc>
      </w:tr>
      <w:tr w:rsidR="006A2AAB" w:rsidRPr="005F0502" w14:paraId="7C81DE26" w14:textId="77777777" w:rsidTr="005F0502">
        <w:trPr>
          <w:jc w:val="center"/>
        </w:trPr>
        <w:tc>
          <w:tcPr>
            <w:tcW w:w="3472" w:type="dxa"/>
            <w:vAlign w:val="center"/>
          </w:tcPr>
          <w:p w14:paraId="5BE66F27"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14:paraId="3243029C" w14:textId="0D947E25" w:rsidR="006A2AAB" w:rsidRPr="005F0502" w:rsidRDefault="006A2AAB" w:rsidP="005F0502">
            <w:pPr>
              <w:jc w:val="center"/>
              <w:rPr>
                <w:lang w:val="bg-BG"/>
              </w:rPr>
            </w:pPr>
            <w:del w:id="37" w:author="Nikolay Yordanov" w:date="2026-10-30T13:08:00Z" w16du:dateUtc="2026-10-30T11:08:00Z">
              <w:r w:rsidRPr="005F0502">
                <w:rPr>
                  <w:lang w:val="bg-BG"/>
                </w:rPr>
                <w:delText>—</w:delText>
              </w:r>
            </w:del>
            <w:ins w:id="38" w:author="Nikolay Yordanov" w:date="2026-10-30T13:08:00Z" w16du:dateUtc="2026-10-30T11:08:00Z">
              <w:r w:rsidRPr="005F0502">
                <w:rPr>
                  <w:lang w:val="bg-BG"/>
                </w:rPr>
                <w:t>0,454</w:t>
              </w:r>
            </w:ins>
          </w:p>
        </w:tc>
        <w:tc>
          <w:tcPr>
            <w:tcW w:w="1845" w:type="dxa"/>
            <w:vAlign w:val="center"/>
          </w:tcPr>
          <w:p w14:paraId="4FC7F389" w14:textId="14B8054B" w:rsidR="006A2AAB" w:rsidRPr="005F0502" w:rsidRDefault="006A2AAB" w:rsidP="005F0502">
            <w:pPr>
              <w:jc w:val="center"/>
              <w:rPr>
                <w:lang w:val="bg-BG"/>
              </w:rPr>
            </w:pPr>
            <w:del w:id="39" w:author="Nikolay Yordanov" w:date="2026-10-30T13:08:00Z" w16du:dateUtc="2026-10-30T11:08:00Z">
              <w:r w:rsidRPr="005F0502">
                <w:rPr>
                  <w:lang w:val="bg-BG"/>
                </w:rPr>
                <w:delText>—</w:delText>
              </w:r>
            </w:del>
            <w:ins w:id="40" w:author="Nikolay Yordanov" w:date="2026-10-30T13:08:00Z" w16du:dateUtc="2026-10-30T11:08:00Z">
              <w:r w:rsidRPr="005F0502">
                <w:rPr>
                  <w:lang w:val="bg-BG"/>
                </w:rPr>
                <w:t>0,641</w:t>
              </w:r>
            </w:ins>
          </w:p>
        </w:tc>
        <w:tc>
          <w:tcPr>
            <w:tcW w:w="3007" w:type="dxa"/>
            <w:vAlign w:val="center"/>
          </w:tcPr>
          <w:p w14:paraId="44D6B8F1" w14:textId="72AFDC65" w:rsidR="006A2AAB" w:rsidRPr="005F0502" w:rsidRDefault="006A2AAB" w:rsidP="005F0502">
            <w:pPr>
              <w:jc w:val="center"/>
              <w:rPr>
                <w:lang w:val="bg-BG"/>
              </w:rPr>
            </w:pPr>
            <w:del w:id="41" w:author="Nikolay Yordanov" w:date="2026-10-30T13:08:00Z" w16du:dateUtc="2026-10-30T11:08:00Z">
              <w:r w:rsidRPr="005F0502">
                <w:rPr>
                  <w:lang w:val="bg-BG"/>
                </w:rPr>
                <w:delText>—</w:delText>
              </w:r>
            </w:del>
            <w:ins w:id="42" w:author="Nikolay Yordanov" w:date="2026-10-30T13:08:00Z" w16du:dateUtc="2026-10-30T11:08:00Z">
              <w:r w:rsidRPr="005F0502">
                <w:rPr>
                  <w:lang w:val="bg-BG"/>
                </w:rPr>
                <w:t>0,560</w:t>
              </w:r>
            </w:ins>
          </w:p>
        </w:tc>
      </w:tr>
    </w:tbl>
    <w:p w14:paraId="1D344786" w14:textId="77777777" w:rsidR="006A2AAB" w:rsidRDefault="006A2AAB" w:rsidP="00B56370">
      <w:pPr>
        <w:ind w:firstLine="709"/>
        <w:jc w:val="both"/>
        <w:rPr>
          <w:lang w:val="bg-BG"/>
        </w:rPr>
      </w:pPr>
    </w:p>
    <w:p w14:paraId="79A8B2EC" w14:textId="77777777" w:rsidR="006A2AAB" w:rsidRDefault="006A2AAB" w:rsidP="00B56370">
      <w:pPr>
        <w:ind w:firstLine="709"/>
        <w:jc w:val="both"/>
        <w:rPr>
          <w:lang w:val="bg-BG"/>
        </w:rPr>
      </w:pPr>
    </w:p>
    <w:p w14:paraId="57E5005E" w14:textId="77777777" w:rsidR="006A2AAB" w:rsidRPr="006A2AAB" w:rsidRDefault="006A2AAB" w:rsidP="006A2AAB">
      <w:pPr>
        <w:ind w:firstLine="709"/>
        <w:jc w:val="both"/>
        <w:rPr>
          <w:lang w:val="bg-BG"/>
        </w:rPr>
      </w:pPr>
      <w:r w:rsidRPr="006A2AAB">
        <w:rPr>
          <w:i/>
          <w:iCs/>
          <w:lang w:val="bg-BG"/>
        </w:rPr>
        <w:t>З</w:t>
      </w:r>
      <w:r>
        <w:rPr>
          <w:i/>
          <w:iCs/>
          <w:lang w:val="bg-BG"/>
        </w:rPr>
        <w:t>абележка: Стойностите в табл. 8</w:t>
      </w:r>
      <w:r w:rsidRPr="006A2AAB">
        <w:rPr>
          <w:i/>
          <w:iCs/>
          <w:lang w:val="bg-BG"/>
        </w:rPr>
        <w:t>.3 са по показателя Macro-F1.</w:t>
      </w:r>
    </w:p>
    <w:p w14:paraId="074C0113" w14:textId="77777777" w:rsidR="006A2AAB" w:rsidRDefault="006A2AAB" w:rsidP="006A2AAB">
      <w:pPr>
        <w:ind w:firstLine="709"/>
        <w:jc w:val="both"/>
        <w:rPr>
          <w:lang w:val="bg-BG"/>
        </w:rPr>
      </w:pPr>
    </w:p>
    <w:p w14:paraId="09D1F119"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14:paraId="561B1297" w14:textId="77777777" w:rsidR="005C330A" w:rsidRPr="006E18F9" w:rsidRDefault="006A2AAB">
      <w:pPr>
        <w:keepNext/>
        <w:spacing w:before="180" w:after="80"/>
        <w:ind w:firstLine="709"/>
        <w:rPr>
          <w:lang w:val="bg-BG"/>
        </w:rPr>
      </w:pPr>
      <w:r>
        <w:rPr>
          <w:b/>
          <w:sz w:val="30"/>
          <w:lang w:val="bg-BG"/>
        </w:rPr>
        <w:t>8</w:t>
      </w:r>
      <w:r w:rsidR="00753581" w:rsidRPr="006E18F9">
        <w:rPr>
          <w:b/>
          <w:sz w:val="30"/>
          <w:lang w:val="bg-BG"/>
        </w:rPr>
        <w:t>.5. Контролни въпроси</w:t>
      </w:r>
    </w:p>
    <w:p w14:paraId="67A501C5"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4041D761"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38F084E6"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7E272B2A" w14:textId="77777777" w:rsidR="006A2AAB" w:rsidRDefault="006A2AAB" w:rsidP="006A2AAB">
      <w:pPr>
        <w:ind w:firstLine="709"/>
        <w:jc w:val="both"/>
        <w:rPr>
          <w:lang w:val="bg-BG"/>
        </w:rPr>
      </w:pPr>
      <w:r>
        <w:rPr>
          <w:lang w:val="bg-BG"/>
        </w:rPr>
        <w:lastRenderedPageBreak/>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3FAFF2A1"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5BFBD471" w14:textId="77777777" w:rsidR="006A2AAB" w:rsidRPr="006A2AAB" w:rsidRDefault="006A2AAB" w:rsidP="006A2AAB">
      <w:pPr>
        <w:ind w:firstLine="709"/>
        <w:jc w:val="both"/>
        <w:rPr>
          <w:lang w:val="bg-BG"/>
        </w:rPr>
      </w:pPr>
    </w:p>
    <w:p w14:paraId="6711D79A" w14:textId="77777777" w:rsidR="006A2AAB" w:rsidRPr="006E18F9" w:rsidRDefault="006A2AAB">
      <w:pPr>
        <w:ind w:firstLine="709"/>
        <w:jc w:val="both"/>
        <w:rPr>
          <w:lang w:val="bg-BG"/>
        </w:rPr>
      </w:pPr>
    </w:p>
    <w:sectPr w:rsidR="006A2AAB" w:rsidRPr="006E18F9" w:rsidSect="00034616">
      <w:headerReference w:type="default" r:id="rId91"/>
      <w:footerReference w:type="default" r:id="rId92"/>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6349" w14:textId="77777777" w:rsidR="004743E2" w:rsidRDefault="004743E2">
      <w:pPr>
        <w:spacing w:line="240" w:lineRule="auto"/>
      </w:pPr>
      <w:r>
        <w:separator/>
      </w:r>
    </w:p>
  </w:endnote>
  <w:endnote w:type="continuationSeparator" w:id="0">
    <w:p w14:paraId="06856C75" w14:textId="77777777" w:rsidR="004743E2" w:rsidRDefault="004743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2602"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2D28" w14:textId="77777777" w:rsidR="004743E2" w:rsidRDefault="004743E2">
      <w:pPr>
        <w:spacing w:line="240" w:lineRule="auto"/>
      </w:pPr>
      <w:r>
        <w:separator/>
      </w:r>
    </w:p>
  </w:footnote>
  <w:footnote w:type="continuationSeparator" w:id="0">
    <w:p w14:paraId="06E0F853" w14:textId="77777777" w:rsidR="004743E2" w:rsidRDefault="004743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0F9E" w14:textId="77777777" w:rsidR="00627E98" w:rsidRDefault="00627E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lay Yordanov">
    <w15:presenceInfo w15:providerId="AD" w15:userId="S::nyordanov@worldbankgroup.org::966f64b2-9b32-4a5c-8d25-2396980440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669BB"/>
    <w:rsid w:val="00176D93"/>
    <w:rsid w:val="00196491"/>
    <w:rsid w:val="00232EA1"/>
    <w:rsid w:val="002510CD"/>
    <w:rsid w:val="0029639D"/>
    <w:rsid w:val="002D0EFD"/>
    <w:rsid w:val="002E10C6"/>
    <w:rsid w:val="002E6E98"/>
    <w:rsid w:val="00326F90"/>
    <w:rsid w:val="00330889"/>
    <w:rsid w:val="0034144A"/>
    <w:rsid w:val="0039094D"/>
    <w:rsid w:val="004743E2"/>
    <w:rsid w:val="00475F5C"/>
    <w:rsid w:val="004B678D"/>
    <w:rsid w:val="004C0DFE"/>
    <w:rsid w:val="004C670D"/>
    <w:rsid w:val="004E0C3A"/>
    <w:rsid w:val="00571E8C"/>
    <w:rsid w:val="005820F7"/>
    <w:rsid w:val="005B0DD1"/>
    <w:rsid w:val="005C330A"/>
    <w:rsid w:val="005E06D7"/>
    <w:rsid w:val="005F0502"/>
    <w:rsid w:val="00620DF0"/>
    <w:rsid w:val="00627E98"/>
    <w:rsid w:val="00640426"/>
    <w:rsid w:val="006A2AAB"/>
    <w:rsid w:val="006E18F9"/>
    <w:rsid w:val="006F36CE"/>
    <w:rsid w:val="00753581"/>
    <w:rsid w:val="007B068B"/>
    <w:rsid w:val="007F645C"/>
    <w:rsid w:val="0082634A"/>
    <w:rsid w:val="008313DE"/>
    <w:rsid w:val="008E0F51"/>
    <w:rsid w:val="008F455D"/>
    <w:rsid w:val="00903714"/>
    <w:rsid w:val="00935603"/>
    <w:rsid w:val="00986895"/>
    <w:rsid w:val="009A1BC1"/>
    <w:rsid w:val="00A47015"/>
    <w:rsid w:val="00AA1D8D"/>
    <w:rsid w:val="00AA1E0F"/>
    <w:rsid w:val="00AB796B"/>
    <w:rsid w:val="00B21A6A"/>
    <w:rsid w:val="00B342A2"/>
    <w:rsid w:val="00B47730"/>
    <w:rsid w:val="00B56370"/>
    <w:rsid w:val="00B65620"/>
    <w:rsid w:val="00B77697"/>
    <w:rsid w:val="00BE6FEF"/>
    <w:rsid w:val="00BF0EA0"/>
    <w:rsid w:val="00C1082E"/>
    <w:rsid w:val="00C214F3"/>
    <w:rsid w:val="00C946FC"/>
    <w:rsid w:val="00CB0664"/>
    <w:rsid w:val="00CC413F"/>
    <w:rsid w:val="00CD5FE3"/>
    <w:rsid w:val="00D326C8"/>
    <w:rsid w:val="00D77686"/>
    <w:rsid w:val="00DB1732"/>
    <w:rsid w:val="00DE30E6"/>
    <w:rsid w:val="00E94C19"/>
    <w:rsid w:val="00EA1C61"/>
    <w:rsid w:val="00EA58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C6D9C"/>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3.png"/><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theme" Target="theme/theme1.xml"/><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20.wmf"/><Relationship Id="rId48" Type="http://schemas.openxmlformats.org/officeDocument/2006/relationships/oleObject" Target="embeddings/oleObject19.bin"/><Relationship Id="rId64" Type="http://schemas.openxmlformats.org/officeDocument/2006/relationships/oleObject" Target="embeddings/oleObject28.bin"/><Relationship Id="rId69" Type="http://schemas.openxmlformats.org/officeDocument/2006/relationships/image" Target="media/image32.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image" Target="media/image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3040</Words>
  <Characters>17331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1</cp:revision>
  <cp:lastPrinted>2026-10-26T09:53:00Z</cp:lastPrinted>
  <dcterms:created xsi:type="dcterms:W3CDTF">2026-10-28T12:57:00Z</dcterms:created>
  <dcterms:modified xsi:type="dcterms:W3CDTF">2026-10-30T11:08:00Z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